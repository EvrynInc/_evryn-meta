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F5D8" w14:textId="353997DA" w:rsidR="003A5534" w:rsidRPr="009758F3" w:rsidRDefault="003368F0" w:rsidP="00376926">
      <w:pPr>
        <w:jc w:val="center"/>
        <w:rPr>
          <w:rFonts w:ascii="Calibri" w:hAnsi="Calibri" w:cs="Calibri"/>
          <w:b/>
          <w:color w:val="000000" w:themeColor="text1"/>
          <w:sz w:val="20"/>
          <w:szCs w:val="20"/>
          <w:lang w:bidi="en-US"/>
        </w:rPr>
      </w:pPr>
      <w:r>
        <w:rPr>
          <w:rFonts w:ascii="Calibri" w:hAnsi="Calibri" w:cs="Calibri"/>
          <w:b/>
          <w:bCs/>
          <w:sz w:val="20"/>
          <w:szCs w:val="20"/>
          <w:lang w:bidi="en-US"/>
        </w:rPr>
        <w:t>Evryn Inc.</w:t>
      </w:r>
      <w:r w:rsidR="00701156" w:rsidRPr="009758F3">
        <w:rPr>
          <w:rFonts w:ascii="Calibri" w:hAnsi="Calibri" w:cs="Calibri"/>
          <w:b/>
          <w:bCs/>
          <w:sz w:val="20"/>
          <w:szCs w:val="20"/>
          <w:lang w:bidi="en-US"/>
        </w:rPr>
        <w:t xml:space="preserve"> Privacy Notice</w:t>
      </w:r>
    </w:p>
    <w:p w14:paraId="09E0F5D9" w14:textId="77777777" w:rsidR="003A5534" w:rsidRPr="009758F3" w:rsidRDefault="003A5534" w:rsidP="00376926">
      <w:pPr>
        <w:rPr>
          <w:rFonts w:ascii="Calibri" w:hAnsi="Calibri" w:cs="Calibri"/>
          <w:sz w:val="20"/>
          <w:szCs w:val="20"/>
          <w:highlight w:val="darkCyan"/>
          <w:lang w:bidi="en-US"/>
        </w:rPr>
      </w:pPr>
    </w:p>
    <w:p w14:paraId="09E0F5DA" w14:textId="77777777" w:rsidR="003A5534" w:rsidRPr="009758F3" w:rsidRDefault="00701156" w:rsidP="00376926">
      <w:pPr>
        <w:rPr>
          <w:rFonts w:ascii="Calibri" w:hAnsi="Calibri" w:cs="Calibri"/>
          <w:sz w:val="20"/>
          <w:szCs w:val="20"/>
          <w:lang w:bidi="en-US"/>
        </w:rPr>
      </w:pPr>
      <w:r w:rsidRPr="009758F3">
        <w:rPr>
          <w:rFonts w:ascii="Calibri" w:hAnsi="Calibri" w:cs="Calibri"/>
          <w:b/>
          <w:bCs/>
          <w:sz w:val="20"/>
          <w:szCs w:val="20"/>
          <w:lang w:bidi="en-US"/>
        </w:rPr>
        <w:t>Last Updated:</w:t>
      </w:r>
      <w:r w:rsidRPr="009758F3">
        <w:rPr>
          <w:rFonts w:ascii="Calibri" w:hAnsi="Calibri" w:cs="Calibri"/>
          <w:sz w:val="20"/>
          <w:szCs w:val="20"/>
          <w:lang w:bidi="en-US"/>
        </w:rPr>
        <w:t xml:space="preserve"> [</w:t>
      </w:r>
      <w:r w:rsidRPr="009758F3">
        <w:rPr>
          <w:rFonts w:ascii="Calibri" w:hAnsi="Calibri" w:cs="Calibri"/>
          <w:sz w:val="20"/>
          <w:szCs w:val="20"/>
          <w:highlight w:val="yellow"/>
          <w:lang w:bidi="en-US"/>
        </w:rPr>
        <w:t>INSERT DATE</w:t>
      </w:r>
      <w:r w:rsidRPr="009758F3">
        <w:rPr>
          <w:rFonts w:ascii="Calibri" w:hAnsi="Calibri" w:cs="Calibri"/>
          <w:sz w:val="20"/>
          <w:szCs w:val="20"/>
          <w:lang w:bidi="en-US"/>
        </w:rPr>
        <w:t>]</w:t>
      </w:r>
    </w:p>
    <w:p w14:paraId="09E0F5DB" w14:textId="77777777" w:rsidR="003A5534" w:rsidRPr="009758F3" w:rsidRDefault="003A5534" w:rsidP="00376926">
      <w:pPr>
        <w:rPr>
          <w:rFonts w:ascii="Calibri" w:hAnsi="Calibri" w:cs="Calibri"/>
          <w:sz w:val="20"/>
          <w:szCs w:val="20"/>
          <w:lang w:bidi="en-US"/>
        </w:rPr>
      </w:pPr>
    </w:p>
    <w:p w14:paraId="09E0F5DC" w14:textId="08D3195C" w:rsidR="003A5534" w:rsidRDefault="00701156" w:rsidP="00376926">
      <w:pPr>
        <w:pStyle w:val="BodyText"/>
        <w:spacing w:after="0"/>
        <w:ind w:firstLine="0"/>
        <w:rPr>
          <w:rFonts w:ascii="Calibri" w:hAnsi="Calibri" w:cs="Calibri"/>
          <w:sz w:val="20"/>
          <w:szCs w:val="20"/>
          <w:lang w:bidi="en-US"/>
        </w:rPr>
      </w:pPr>
      <w:r w:rsidRPr="009758F3">
        <w:rPr>
          <w:rFonts w:ascii="Calibri" w:hAnsi="Calibri" w:cs="Calibri"/>
          <w:sz w:val="20"/>
          <w:szCs w:val="20"/>
          <w:lang w:bidi="en-US"/>
        </w:rPr>
        <w:t xml:space="preserve">This Privacy Notice applies to the processing of personal information by </w:t>
      </w:r>
      <w:r w:rsidR="002B1E7B">
        <w:rPr>
          <w:rFonts w:ascii="Calibri" w:hAnsi="Calibri" w:cs="Calibri"/>
          <w:sz w:val="20"/>
          <w:szCs w:val="20"/>
          <w:lang w:bidi="en-US"/>
        </w:rPr>
        <w:t>Evryn, Inc.</w:t>
      </w:r>
      <w:r w:rsidRPr="009758F3">
        <w:rPr>
          <w:rFonts w:ascii="Calibri" w:hAnsi="Calibri" w:cs="Calibri"/>
          <w:sz w:val="20"/>
          <w:szCs w:val="20"/>
          <w:lang w:bidi="en-US"/>
        </w:rPr>
        <w:t xml:space="preserve"> (“</w:t>
      </w:r>
      <w:r w:rsidR="002B1E7B">
        <w:rPr>
          <w:rFonts w:ascii="Calibri" w:hAnsi="Calibri" w:cs="Calibri"/>
          <w:b/>
          <w:bCs/>
          <w:sz w:val="20"/>
          <w:szCs w:val="20"/>
          <w:lang w:bidi="en-US"/>
        </w:rPr>
        <w:t>Evryn</w:t>
      </w:r>
      <w:r w:rsidRPr="009758F3">
        <w:rPr>
          <w:rFonts w:ascii="Calibri" w:hAnsi="Calibri" w:cs="Calibri"/>
          <w:sz w:val="20"/>
          <w:szCs w:val="20"/>
          <w:lang w:bidi="en-US"/>
        </w:rPr>
        <w:t>,” “</w:t>
      </w:r>
      <w:r w:rsidRPr="009758F3">
        <w:rPr>
          <w:rFonts w:ascii="Calibri" w:hAnsi="Calibri" w:cs="Calibri"/>
          <w:b/>
          <w:bCs/>
          <w:sz w:val="20"/>
          <w:szCs w:val="20"/>
          <w:lang w:bidi="en-US"/>
        </w:rPr>
        <w:t>we</w:t>
      </w:r>
      <w:r w:rsidRPr="009758F3">
        <w:rPr>
          <w:rFonts w:ascii="Calibri" w:hAnsi="Calibri" w:cs="Calibri"/>
          <w:sz w:val="20"/>
          <w:szCs w:val="20"/>
          <w:lang w:bidi="en-US"/>
        </w:rPr>
        <w:t>,” “</w:t>
      </w:r>
      <w:r w:rsidRPr="009758F3">
        <w:rPr>
          <w:rFonts w:ascii="Calibri" w:hAnsi="Calibri" w:cs="Calibri"/>
          <w:b/>
          <w:bCs/>
          <w:sz w:val="20"/>
          <w:szCs w:val="20"/>
          <w:lang w:bidi="en-US"/>
        </w:rPr>
        <w:t>us</w:t>
      </w:r>
      <w:r w:rsidRPr="009758F3">
        <w:rPr>
          <w:rFonts w:ascii="Calibri" w:hAnsi="Calibri" w:cs="Calibri"/>
          <w:sz w:val="20"/>
          <w:szCs w:val="20"/>
          <w:lang w:bidi="en-US"/>
        </w:rPr>
        <w:t>,” or “</w:t>
      </w:r>
      <w:r w:rsidRPr="009758F3">
        <w:rPr>
          <w:rFonts w:ascii="Calibri" w:hAnsi="Calibri" w:cs="Calibri"/>
          <w:b/>
          <w:bCs/>
          <w:sz w:val="20"/>
          <w:szCs w:val="20"/>
          <w:lang w:bidi="en-US"/>
        </w:rPr>
        <w:t>our</w:t>
      </w:r>
      <w:r w:rsidRPr="009758F3">
        <w:rPr>
          <w:rFonts w:ascii="Calibri" w:hAnsi="Calibri" w:cs="Calibri"/>
          <w:sz w:val="20"/>
          <w:szCs w:val="20"/>
          <w:lang w:bidi="en-US"/>
        </w:rPr>
        <w:t xml:space="preserve">”) on our website available at </w:t>
      </w:r>
      <w:r w:rsidR="007E0CC6" w:rsidRPr="007E0CC6">
        <w:rPr>
          <w:rFonts w:ascii="Calibri" w:hAnsi="Calibri" w:cs="Calibri"/>
          <w:sz w:val="20"/>
          <w:szCs w:val="20"/>
          <w:lang w:bidi="en-US"/>
        </w:rPr>
        <w:t>https://www.evryn.ai/</w:t>
      </w:r>
      <w:r w:rsidRPr="009758F3">
        <w:rPr>
          <w:rFonts w:ascii="Calibri" w:hAnsi="Calibri" w:cs="Calibri"/>
          <w:sz w:val="20"/>
          <w:szCs w:val="20"/>
          <w:lang w:bidi="en-US"/>
        </w:rPr>
        <w:t xml:space="preserve"> (the “</w:t>
      </w:r>
      <w:r w:rsidRPr="009758F3">
        <w:rPr>
          <w:rFonts w:ascii="Calibri" w:hAnsi="Calibri" w:cs="Calibri"/>
          <w:b/>
          <w:bCs/>
          <w:sz w:val="20"/>
          <w:szCs w:val="20"/>
          <w:lang w:bidi="en-US"/>
        </w:rPr>
        <w:t>S</w:t>
      </w:r>
      <w:r w:rsidR="00EF6515">
        <w:rPr>
          <w:rFonts w:ascii="Calibri" w:hAnsi="Calibri" w:cs="Calibri"/>
          <w:b/>
          <w:bCs/>
          <w:sz w:val="20"/>
          <w:szCs w:val="20"/>
          <w:lang w:bidi="en-US"/>
        </w:rPr>
        <w:t>ite</w:t>
      </w:r>
      <w:r w:rsidRPr="009758F3">
        <w:rPr>
          <w:rFonts w:ascii="Calibri" w:hAnsi="Calibri" w:cs="Calibri"/>
          <w:sz w:val="20"/>
          <w:szCs w:val="20"/>
          <w:lang w:bidi="en-US"/>
        </w:rPr>
        <w:t>”)</w:t>
      </w:r>
      <w:r w:rsidR="007E0CC6">
        <w:rPr>
          <w:rFonts w:ascii="Calibri" w:hAnsi="Calibri" w:cs="Calibri"/>
          <w:sz w:val="20"/>
          <w:szCs w:val="20"/>
          <w:lang w:bidi="en-US"/>
        </w:rPr>
        <w:t xml:space="preserve"> and </w:t>
      </w:r>
      <w:r w:rsidR="00343946">
        <w:rPr>
          <w:rFonts w:ascii="Calibri" w:hAnsi="Calibri" w:cs="Calibri"/>
          <w:sz w:val="20"/>
          <w:szCs w:val="20"/>
          <w:lang w:bidi="en-US"/>
        </w:rPr>
        <w:t xml:space="preserve">any of </w:t>
      </w:r>
      <w:r w:rsidR="007E0CC6">
        <w:rPr>
          <w:rFonts w:ascii="Calibri" w:hAnsi="Calibri" w:cs="Calibri"/>
          <w:sz w:val="20"/>
          <w:szCs w:val="20"/>
          <w:lang w:bidi="en-US"/>
        </w:rPr>
        <w:t>our other online and offline offerings that link to, or are otherwise subject to, this Privacy Notice (collectively, the “</w:t>
      </w:r>
      <w:r w:rsidR="007E0CC6">
        <w:rPr>
          <w:rFonts w:ascii="Calibri" w:hAnsi="Calibri" w:cs="Calibri"/>
          <w:b/>
          <w:bCs/>
          <w:sz w:val="20"/>
          <w:szCs w:val="20"/>
          <w:lang w:bidi="en-US"/>
        </w:rPr>
        <w:t>Services</w:t>
      </w:r>
      <w:r w:rsidR="007E0CC6" w:rsidRPr="007E0CC6">
        <w:rPr>
          <w:rFonts w:ascii="Calibri" w:hAnsi="Calibri" w:cs="Calibri"/>
          <w:sz w:val="20"/>
          <w:szCs w:val="20"/>
          <w:lang w:bidi="en-US"/>
        </w:rPr>
        <w:t>”)</w:t>
      </w:r>
      <w:r w:rsidRPr="009758F3">
        <w:rPr>
          <w:rFonts w:ascii="Calibri" w:hAnsi="Calibri" w:cs="Calibri"/>
          <w:sz w:val="20"/>
          <w:szCs w:val="20"/>
          <w:lang w:bidi="en-US"/>
        </w:rPr>
        <w:t xml:space="preserve">. </w:t>
      </w:r>
    </w:p>
    <w:p w14:paraId="6B0028BC" w14:textId="77777777" w:rsidR="007E0CC6" w:rsidRDefault="007E0CC6" w:rsidP="00376926">
      <w:pPr>
        <w:pStyle w:val="BodyText"/>
        <w:spacing w:after="0"/>
        <w:ind w:firstLine="0"/>
        <w:rPr>
          <w:rFonts w:ascii="Calibri" w:hAnsi="Calibri" w:cs="Calibri"/>
          <w:sz w:val="20"/>
          <w:szCs w:val="20"/>
          <w:lang w:bidi="en-US"/>
        </w:rPr>
      </w:pPr>
    </w:p>
    <w:p w14:paraId="45170639" w14:textId="5EFF8C75" w:rsidR="005855D8" w:rsidRPr="00BD042B" w:rsidRDefault="005855D8" w:rsidP="00376926">
      <w:pPr>
        <w:pStyle w:val="BodyText"/>
        <w:spacing w:after="0"/>
        <w:ind w:firstLine="0"/>
        <w:rPr>
          <w:rFonts w:ascii="Calibri" w:hAnsi="Calibri" w:cs="Calibri"/>
          <w:sz w:val="20"/>
          <w:szCs w:val="20"/>
          <w:lang w:bidi="en-US"/>
        </w:rPr>
      </w:pPr>
      <w:commentRangeStart w:id="0"/>
      <w:r>
        <w:rPr>
          <w:rFonts w:ascii="Calibri" w:hAnsi="Calibri" w:cs="Calibri"/>
          <w:b/>
          <w:bCs/>
          <w:sz w:val="20"/>
          <w:szCs w:val="20"/>
          <w:lang w:bidi="en-US"/>
        </w:rPr>
        <w:t xml:space="preserve">Overview of the </w:t>
      </w:r>
      <w:r w:rsidR="00343946">
        <w:rPr>
          <w:rFonts w:ascii="Calibri" w:hAnsi="Calibri" w:cs="Calibri"/>
          <w:b/>
          <w:bCs/>
          <w:sz w:val="20"/>
          <w:szCs w:val="20"/>
          <w:lang w:bidi="en-US"/>
        </w:rPr>
        <w:t xml:space="preserve">Evryn </w:t>
      </w:r>
      <w:r>
        <w:rPr>
          <w:rFonts w:ascii="Calibri" w:hAnsi="Calibri" w:cs="Calibri"/>
          <w:b/>
          <w:bCs/>
          <w:sz w:val="20"/>
          <w:szCs w:val="20"/>
          <w:lang w:bidi="en-US"/>
        </w:rPr>
        <w:t>Platform.</w:t>
      </w:r>
      <w:commentRangeEnd w:id="0"/>
      <w:r w:rsidR="008E3E2A">
        <w:rPr>
          <w:rStyle w:val="CommentReference"/>
        </w:rPr>
        <w:commentReference w:id="0"/>
      </w:r>
      <w:r>
        <w:rPr>
          <w:rFonts w:ascii="Calibri" w:hAnsi="Calibri" w:cs="Calibri"/>
          <w:b/>
          <w:bCs/>
          <w:sz w:val="20"/>
          <w:szCs w:val="20"/>
          <w:lang w:bidi="en-US"/>
        </w:rPr>
        <w:t xml:space="preserve"> </w:t>
      </w:r>
      <w:r w:rsidRPr="00BD042B">
        <w:rPr>
          <w:rFonts w:ascii="Calibri" w:hAnsi="Calibri" w:cs="Calibri"/>
          <w:sz w:val="20"/>
          <w:szCs w:val="20"/>
          <w:lang w:bidi="en-US"/>
        </w:rPr>
        <w:t xml:space="preserve">Our </w:t>
      </w:r>
      <w:ins w:id="1" w:author="Fenwick" w:date="2026-03-23T12:04:00Z" w16du:dateUtc="2026-03-23T16:04:00Z">
        <w:r w:rsidR="007D7CF7">
          <w:rPr>
            <w:rFonts w:ascii="Calibri" w:hAnsi="Calibri" w:cs="Calibri"/>
            <w:sz w:val="20"/>
            <w:szCs w:val="20"/>
            <w:lang w:bidi="en-US"/>
          </w:rPr>
          <w:t>users who forward their inbound communications to Evryn for evaluation</w:t>
        </w:r>
      </w:ins>
      <w:del w:id="2" w:author="Fenwick" w:date="2026-03-23T12:04:00Z" w16du:dateUtc="2026-03-23T16:04:00Z">
        <w:r w:rsidRPr="00BD042B" w:rsidDel="007D7CF7">
          <w:rPr>
            <w:rFonts w:ascii="Calibri" w:hAnsi="Calibri" w:cs="Calibri"/>
            <w:sz w:val="20"/>
            <w:szCs w:val="20"/>
            <w:lang w:bidi="en-US"/>
          </w:rPr>
          <w:delText xml:space="preserve">customers </w:delText>
        </w:r>
      </w:del>
      <w:ins w:id="3" w:author="Fenwick" w:date="2026-03-23T12:04:00Z" w16du:dateUtc="2026-03-23T16:04:00Z">
        <w:r w:rsidR="007D7CF7">
          <w:rPr>
            <w:rFonts w:ascii="Calibri" w:hAnsi="Calibri" w:cs="Calibri"/>
            <w:sz w:val="20"/>
            <w:szCs w:val="20"/>
            <w:lang w:bidi="en-US"/>
          </w:rPr>
          <w:t>(“</w:t>
        </w:r>
        <w:r w:rsidR="007D7CF7" w:rsidRPr="00566697">
          <w:rPr>
            <w:rFonts w:ascii="Calibri" w:hAnsi="Calibri" w:cs="Calibri"/>
            <w:b/>
            <w:bCs/>
            <w:sz w:val="20"/>
            <w:szCs w:val="20"/>
            <w:lang w:bidi="en-US"/>
          </w:rPr>
          <w:t>Initiating Users</w:t>
        </w:r>
        <w:r w:rsidR="007D7CF7">
          <w:rPr>
            <w:rFonts w:ascii="Calibri" w:hAnsi="Calibri" w:cs="Calibri"/>
            <w:sz w:val="20"/>
            <w:szCs w:val="20"/>
            <w:lang w:bidi="en-US"/>
          </w:rPr>
          <w:t>”)</w:t>
        </w:r>
        <w:r w:rsidR="007D7CF7" w:rsidRPr="00BD042B">
          <w:rPr>
            <w:rFonts w:ascii="Calibri" w:hAnsi="Calibri" w:cs="Calibri"/>
            <w:sz w:val="20"/>
            <w:szCs w:val="20"/>
            <w:lang w:bidi="en-US"/>
          </w:rPr>
          <w:t xml:space="preserve"> </w:t>
        </w:r>
      </w:ins>
      <w:r w:rsidRPr="00BD042B">
        <w:rPr>
          <w:rFonts w:ascii="Calibri" w:hAnsi="Calibri" w:cs="Calibri"/>
          <w:sz w:val="20"/>
          <w:szCs w:val="20"/>
          <w:lang w:bidi="en-US"/>
        </w:rPr>
        <w:t xml:space="preserve">may use the </w:t>
      </w:r>
      <w:r w:rsidR="001D3964">
        <w:rPr>
          <w:rFonts w:ascii="Calibri" w:hAnsi="Calibri" w:cs="Calibri"/>
          <w:sz w:val="20"/>
          <w:szCs w:val="20"/>
          <w:lang w:bidi="en-US"/>
        </w:rPr>
        <w:t>Services</w:t>
      </w:r>
      <w:r w:rsidRPr="00BD042B">
        <w:rPr>
          <w:rFonts w:ascii="Calibri" w:hAnsi="Calibri" w:cs="Calibri"/>
          <w:sz w:val="20"/>
          <w:szCs w:val="20"/>
          <w:lang w:bidi="en-US"/>
        </w:rPr>
        <w:t xml:space="preserve"> and </w:t>
      </w:r>
      <w:r w:rsidR="00343946">
        <w:rPr>
          <w:rFonts w:ascii="Calibri" w:hAnsi="Calibri" w:cs="Calibri"/>
          <w:sz w:val="20"/>
          <w:szCs w:val="20"/>
          <w:lang w:bidi="en-US"/>
        </w:rPr>
        <w:t>their</w:t>
      </w:r>
      <w:r w:rsidRPr="00BD042B">
        <w:rPr>
          <w:rFonts w:ascii="Calibri" w:hAnsi="Calibri" w:cs="Calibri"/>
          <w:sz w:val="20"/>
          <w:szCs w:val="20"/>
          <w:lang w:bidi="en-US"/>
        </w:rPr>
        <w:t xml:space="preserve"> AI features to analyze and interact with their </w:t>
      </w:r>
      <w:del w:id="4" w:author="Fenwick" w:date="2026-03-23T12:05:00Z" w16du:dateUtc="2026-03-23T16:05:00Z">
        <w:r w:rsidRPr="00BD042B" w:rsidDel="007D7CF7">
          <w:rPr>
            <w:rFonts w:ascii="Calibri" w:hAnsi="Calibri" w:cs="Calibri"/>
            <w:sz w:val="20"/>
            <w:szCs w:val="20"/>
            <w:lang w:bidi="en-US"/>
          </w:rPr>
          <w:delText xml:space="preserve">end </w:delText>
        </w:r>
      </w:del>
      <w:r w:rsidRPr="00BD042B">
        <w:rPr>
          <w:rFonts w:ascii="Calibri" w:hAnsi="Calibri" w:cs="Calibri"/>
          <w:sz w:val="20"/>
          <w:szCs w:val="20"/>
          <w:lang w:bidi="en-US"/>
        </w:rPr>
        <w:t>users (“</w:t>
      </w:r>
      <w:del w:id="5" w:author="Fenwick" w:date="2026-03-23T12:05:00Z" w16du:dateUtc="2026-03-23T16:05:00Z">
        <w:r w:rsidRPr="005855D8" w:rsidDel="007D7CF7">
          <w:rPr>
            <w:rFonts w:ascii="Calibri" w:hAnsi="Calibri" w:cs="Calibri"/>
            <w:b/>
            <w:bCs/>
            <w:sz w:val="20"/>
            <w:szCs w:val="20"/>
            <w:lang w:bidi="en-US"/>
          </w:rPr>
          <w:delText xml:space="preserve">End </w:delText>
        </w:r>
      </w:del>
      <w:ins w:id="6" w:author="Fenwick" w:date="2026-03-30T18:51:00Z" w16du:dateUtc="2026-03-30T22:51:00Z">
        <w:r w:rsidR="00766501">
          <w:rPr>
            <w:rFonts w:ascii="Calibri" w:hAnsi="Calibri" w:cs="Calibri"/>
            <w:b/>
            <w:bCs/>
            <w:sz w:val="20"/>
            <w:szCs w:val="20"/>
            <w:lang w:bidi="en-US"/>
          </w:rPr>
          <w:t>Non-</w:t>
        </w:r>
      </w:ins>
      <w:ins w:id="7" w:author="Fenwick" w:date="2026-03-30T21:06:00Z" w16du:dateUtc="2026-03-31T01:06:00Z">
        <w:r w:rsidR="00330BBB">
          <w:rPr>
            <w:rFonts w:ascii="Calibri" w:hAnsi="Calibri" w:cs="Calibri"/>
            <w:b/>
            <w:bCs/>
            <w:sz w:val="20"/>
            <w:szCs w:val="20"/>
            <w:lang w:bidi="en-US"/>
          </w:rPr>
          <w:t>i</w:t>
        </w:r>
      </w:ins>
      <w:ins w:id="8" w:author="Fenwick" w:date="2026-03-30T18:51:00Z" w16du:dateUtc="2026-03-30T22:51:00Z">
        <w:r w:rsidR="00766501">
          <w:rPr>
            <w:rFonts w:ascii="Calibri" w:hAnsi="Calibri" w:cs="Calibri"/>
            <w:b/>
            <w:bCs/>
            <w:sz w:val="20"/>
            <w:szCs w:val="20"/>
            <w:lang w:bidi="en-US"/>
          </w:rPr>
          <w:t xml:space="preserve">nitiating </w:t>
        </w:r>
      </w:ins>
      <w:r w:rsidRPr="005855D8">
        <w:rPr>
          <w:rFonts w:ascii="Calibri" w:hAnsi="Calibri" w:cs="Calibri"/>
          <w:b/>
          <w:bCs/>
          <w:sz w:val="20"/>
          <w:szCs w:val="20"/>
          <w:lang w:bidi="en-US"/>
        </w:rPr>
        <w:t>Users</w:t>
      </w:r>
      <w:r w:rsidRPr="00BD042B">
        <w:rPr>
          <w:rFonts w:ascii="Calibri" w:hAnsi="Calibri" w:cs="Calibri"/>
          <w:sz w:val="20"/>
          <w:szCs w:val="20"/>
          <w:lang w:bidi="en-US"/>
        </w:rPr>
        <w:t>”)</w:t>
      </w:r>
      <w:ins w:id="9" w:author="Fenwick" w:date="2026-03-30T22:15:00Z" w16du:dateUtc="2026-03-31T02:15:00Z">
        <w:r w:rsidR="00FA34D1">
          <w:rPr>
            <w:rFonts w:ascii="Calibri" w:hAnsi="Calibri" w:cs="Calibri"/>
            <w:sz w:val="20"/>
            <w:szCs w:val="20"/>
            <w:lang w:bidi="en-US"/>
          </w:rPr>
          <w:t xml:space="preserve"> </w:t>
        </w:r>
      </w:ins>
      <w:ins w:id="10" w:author="Fenwick" w:date="2026-03-30T22:14:00Z" w16du:dateUtc="2026-03-31T02:14:00Z">
        <w:r w:rsidR="00FA34D1" w:rsidRPr="00FA34D1">
          <w:rPr>
            <w:rFonts w:ascii="Calibri" w:hAnsi="Calibri" w:cs="Calibri"/>
            <w:sz w:val="20"/>
            <w:szCs w:val="20"/>
            <w:lang w:bidi="en-US"/>
          </w:rPr>
          <w:t>(Initiating Users and Non-initiating Users, collectively, “</w:t>
        </w:r>
        <w:r w:rsidR="00FA34D1" w:rsidRPr="00566697">
          <w:rPr>
            <w:rFonts w:ascii="Calibri" w:hAnsi="Calibri" w:cs="Calibri"/>
            <w:b/>
            <w:bCs/>
            <w:sz w:val="20"/>
            <w:szCs w:val="20"/>
            <w:lang w:bidi="en-US"/>
          </w:rPr>
          <w:t>Users</w:t>
        </w:r>
        <w:r w:rsidR="00FA34D1" w:rsidRPr="00FA34D1">
          <w:rPr>
            <w:rFonts w:ascii="Calibri" w:hAnsi="Calibri" w:cs="Calibri"/>
            <w:sz w:val="20"/>
            <w:szCs w:val="20"/>
            <w:lang w:bidi="en-US"/>
          </w:rPr>
          <w:t>”</w:t>
        </w:r>
      </w:ins>
      <w:ins w:id="11" w:author="Fenwick" w:date="2026-03-30T18:53:00Z" w16du:dateUtc="2026-03-30T22:53:00Z">
        <w:r w:rsidR="00150555">
          <w:rPr>
            <w:rFonts w:ascii="Calibri" w:hAnsi="Calibri" w:cs="Calibri"/>
            <w:sz w:val="20"/>
            <w:szCs w:val="20"/>
            <w:lang w:bidi="en-US"/>
          </w:rPr>
          <w:t>)</w:t>
        </w:r>
      </w:ins>
      <w:r w:rsidRPr="00BD042B">
        <w:rPr>
          <w:rFonts w:ascii="Calibri" w:hAnsi="Calibri" w:cs="Calibri"/>
          <w:sz w:val="20"/>
          <w:szCs w:val="20"/>
          <w:lang w:bidi="en-US"/>
        </w:rPr>
        <w:t xml:space="preserve">. As part of this, we may use AI to communicate with, and collect personal information, from </w:t>
      </w:r>
      <w:del w:id="12" w:author="Fenwick" w:date="2026-03-23T12:05:00Z" w16du:dateUtc="2026-03-23T16:05:00Z">
        <w:r w:rsidRPr="00BD042B" w:rsidDel="007D7CF7">
          <w:rPr>
            <w:rFonts w:ascii="Calibri" w:hAnsi="Calibri" w:cs="Calibri"/>
            <w:sz w:val="20"/>
            <w:szCs w:val="20"/>
            <w:lang w:bidi="en-US"/>
          </w:rPr>
          <w:delText xml:space="preserve">End </w:delText>
        </w:r>
      </w:del>
      <w:ins w:id="13" w:author="Fenwick" w:date="2026-03-30T22:15:00Z" w16du:dateUtc="2026-03-31T02:15:00Z">
        <w:r w:rsidR="00FA34D1">
          <w:rPr>
            <w:rFonts w:ascii="Calibri" w:hAnsi="Calibri" w:cs="Calibri"/>
            <w:sz w:val="20"/>
            <w:szCs w:val="20"/>
            <w:lang w:bidi="en-US"/>
          </w:rPr>
          <w:t xml:space="preserve">Non-initiating </w:t>
        </w:r>
      </w:ins>
      <w:r w:rsidRPr="00BD042B">
        <w:rPr>
          <w:rFonts w:ascii="Calibri" w:hAnsi="Calibri" w:cs="Calibri"/>
          <w:sz w:val="20"/>
          <w:szCs w:val="20"/>
          <w:lang w:bidi="en-US"/>
        </w:rPr>
        <w:t xml:space="preserve">Users. The </w:t>
      </w:r>
      <w:del w:id="14" w:author="Fenwick" w:date="2026-03-23T12:05:00Z" w16du:dateUtc="2026-03-23T16:05:00Z">
        <w:r w:rsidRPr="00BD042B" w:rsidDel="007D7CF7">
          <w:rPr>
            <w:rFonts w:ascii="Calibri" w:hAnsi="Calibri" w:cs="Calibri"/>
            <w:sz w:val="20"/>
            <w:szCs w:val="20"/>
            <w:lang w:bidi="en-US"/>
          </w:rPr>
          <w:delText xml:space="preserve">End </w:delText>
        </w:r>
      </w:del>
      <w:r w:rsidRPr="00BD042B">
        <w:rPr>
          <w:rFonts w:ascii="Calibri" w:hAnsi="Calibri" w:cs="Calibri"/>
          <w:sz w:val="20"/>
          <w:szCs w:val="20"/>
          <w:lang w:bidi="en-US"/>
        </w:rPr>
        <w:t xml:space="preserve">User personal information we may collect includes, but is not limited to, </w:t>
      </w:r>
      <w:r w:rsidR="007F5CC8">
        <w:rPr>
          <w:rFonts w:ascii="Calibri" w:hAnsi="Calibri" w:cs="Calibri"/>
          <w:sz w:val="20"/>
          <w:szCs w:val="20"/>
          <w:lang w:bidi="en-US"/>
        </w:rPr>
        <w:t>email address</w:t>
      </w:r>
      <w:r w:rsidR="0088245E">
        <w:rPr>
          <w:rFonts w:ascii="Calibri" w:hAnsi="Calibri" w:cs="Calibri"/>
          <w:sz w:val="20"/>
          <w:szCs w:val="20"/>
          <w:lang w:bidi="en-US"/>
        </w:rPr>
        <w:t>es</w:t>
      </w:r>
      <w:r w:rsidR="007F5CC8">
        <w:rPr>
          <w:rFonts w:ascii="Calibri" w:hAnsi="Calibri" w:cs="Calibri"/>
          <w:sz w:val="20"/>
          <w:szCs w:val="20"/>
          <w:lang w:bidi="en-US"/>
        </w:rPr>
        <w:t xml:space="preserve"> and </w:t>
      </w:r>
      <w:r>
        <w:rPr>
          <w:rFonts w:ascii="Calibri" w:hAnsi="Calibri" w:cs="Calibri"/>
          <w:sz w:val="20"/>
          <w:szCs w:val="20"/>
          <w:lang w:bidi="en-US"/>
        </w:rPr>
        <w:t xml:space="preserve">email </w:t>
      </w:r>
      <w:r w:rsidRPr="00BD042B">
        <w:rPr>
          <w:rFonts w:ascii="Calibri" w:hAnsi="Calibri" w:cs="Calibri"/>
          <w:sz w:val="20"/>
          <w:szCs w:val="20"/>
          <w:lang w:bidi="en-US"/>
        </w:rPr>
        <w:t>communications between a</w:t>
      </w:r>
      <w:ins w:id="15" w:author="Fenwick" w:date="2026-03-30T22:14:00Z" w16du:dateUtc="2026-03-31T02:14:00Z">
        <w:r w:rsidR="0024638E">
          <w:rPr>
            <w:rFonts w:ascii="Calibri" w:hAnsi="Calibri" w:cs="Calibri"/>
            <w:sz w:val="20"/>
            <w:szCs w:val="20"/>
            <w:lang w:bidi="en-US"/>
          </w:rPr>
          <w:t xml:space="preserve"> </w:t>
        </w:r>
      </w:ins>
      <w:del w:id="16" w:author="Fenwick" w:date="2026-03-30T18:51:00Z" w16du:dateUtc="2026-03-30T22:51:00Z">
        <w:r w:rsidRPr="00BD042B" w:rsidDel="00766501">
          <w:rPr>
            <w:rFonts w:ascii="Calibri" w:hAnsi="Calibri" w:cs="Calibri"/>
            <w:sz w:val="20"/>
            <w:szCs w:val="20"/>
            <w:lang w:bidi="en-US"/>
          </w:rPr>
          <w:delText xml:space="preserve">n </w:delText>
        </w:r>
      </w:del>
      <w:del w:id="17" w:author="Fenwick" w:date="2026-03-23T12:05:00Z" w16du:dateUtc="2026-03-23T16:05:00Z">
        <w:r w:rsidRPr="00BD042B" w:rsidDel="007D7CF7">
          <w:rPr>
            <w:rFonts w:ascii="Calibri" w:hAnsi="Calibri" w:cs="Calibri"/>
            <w:sz w:val="20"/>
            <w:szCs w:val="20"/>
            <w:lang w:bidi="en-US"/>
          </w:rPr>
          <w:delText xml:space="preserve">End </w:delText>
        </w:r>
      </w:del>
      <w:ins w:id="18" w:author="Fenwick" w:date="2026-03-30T18:51:00Z" w16du:dateUtc="2026-03-30T22:51:00Z">
        <w:r w:rsidR="00766501">
          <w:rPr>
            <w:rFonts w:ascii="Calibri" w:hAnsi="Calibri" w:cs="Calibri"/>
            <w:sz w:val="20"/>
            <w:szCs w:val="20"/>
            <w:lang w:bidi="en-US"/>
          </w:rPr>
          <w:t>Non-</w:t>
        </w:r>
      </w:ins>
      <w:ins w:id="19" w:author="Fenwick" w:date="2026-03-30T22:14:00Z" w16du:dateUtc="2026-03-31T02:14:00Z">
        <w:r w:rsidR="0024638E">
          <w:rPr>
            <w:rFonts w:ascii="Calibri" w:hAnsi="Calibri" w:cs="Calibri"/>
            <w:sz w:val="20"/>
            <w:szCs w:val="20"/>
            <w:lang w:bidi="en-US"/>
          </w:rPr>
          <w:t>i</w:t>
        </w:r>
      </w:ins>
      <w:ins w:id="20" w:author="Fenwick" w:date="2026-03-30T18:51:00Z" w16du:dateUtc="2026-03-30T22:51:00Z">
        <w:r w:rsidR="00766501">
          <w:rPr>
            <w:rFonts w:ascii="Calibri" w:hAnsi="Calibri" w:cs="Calibri"/>
            <w:sz w:val="20"/>
            <w:szCs w:val="20"/>
            <w:lang w:bidi="en-US"/>
          </w:rPr>
          <w:t xml:space="preserve">nitiating </w:t>
        </w:r>
      </w:ins>
      <w:r w:rsidRPr="00BD042B">
        <w:rPr>
          <w:rFonts w:ascii="Calibri" w:hAnsi="Calibri" w:cs="Calibri"/>
          <w:sz w:val="20"/>
          <w:szCs w:val="20"/>
          <w:lang w:bidi="en-US"/>
        </w:rPr>
        <w:t xml:space="preserve">User and </w:t>
      </w:r>
      <w:del w:id="21" w:author="Fenwick" w:date="2026-03-23T12:06:00Z" w16du:dateUtc="2026-03-23T16:06:00Z">
        <w:r w:rsidDel="007D7CF7">
          <w:rPr>
            <w:rFonts w:ascii="Calibri" w:hAnsi="Calibri" w:cs="Calibri"/>
            <w:sz w:val="20"/>
            <w:szCs w:val="20"/>
            <w:lang w:bidi="en-US"/>
          </w:rPr>
          <w:delText>customer</w:delText>
        </w:r>
        <w:r w:rsidRPr="00BD042B" w:rsidDel="007D7CF7">
          <w:rPr>
            <w:rFonts w:ascii="Calibri" w:hAnsi="Calibri" w:cs="Calibri"/>
            <w:sz w:val="20"/>
            <w:szCs w:val="20"/>
            <w:lang w:bidi="en-US"/>
          </w:rPr>
          <w:delText>s</w:delText>
        </w:r>
      </w:del>
      <w:ins w:id="22" w:author="Fenwick" w:date="2026-03-23T12:06:00Z" w16du:dateUtc="2026-03-23T16:06:00Z">
        <w:r w:rsidR="007D7CF7">
          <w:rPr>
            <w:rFonts w:ascii="Calibri" w:hAnsi="Calibri" w:cs="Calibri"/>
            <w:sz w:val="20"/>
            <w:szCs w:val="20"/>
            <w:lang w:bidi="en-US"/>
          </w:rPr>
          <w:t>Initiating User</w:t>
        </w:r>
      </w:ins>
      <w:r w:rsidRPr="00BD042B">
        <w:rPr>
          <w:rFonts w:ascii="Calibri" w:hAnsi="Calibri" w:cs="Calibri"/>
          <w:sz w:val="20"/>
          <w:szCs w:val="20"/>
          <w:lang w:bidi="en-US"/>
        </w:rPr>
        <w:t>.</w:t>
      </w:r>
    </w:p>
    <w:p w14:paraId="09E0F5DD" w14:textId="77777777" w:rsidR="003A5534" w:rsidRPr="009758F3" w:rsidRDefault="003A5534" w:rsidP="00376926">
      <w:pPr>
        <w:pStyle w:val="BodyText"/>
        <w:spacing w:after="0"/>
        <w:ind w:firstLine="0"/>
        <w:rPr>
          <w:rFonts w:ascii="Calibri" w:hAnsi="Calibri" w:cs="Calibri"/>
          <w:sz w:val="20"/>
          <w:szCs w:val="20"/>
          <w:lang w:bidi="en-US"/>
        </w:rPr>
      </w:pPr>
    </w:p>
    <w:bookmarkStart w:id="23" w:name="SCOPE2F"/>
    <w:bookmarkEnd w:id="23"/>
    <w:p w14:paraId="579A68D3" w14:textId="77777777" w:rsidR="004B3F89" w:rsidRDefault="00701156">
      <w:pPr>
        <w:pStyle w:val="TOC1"/>
        <w:rPr>
          <w:rFonts w:asciiTheme="minorHAnsi" w:eastAsiaTheme="minorEastAsia" w:hAnsiTheme="minorHAnsi" w:cstheme="minorBidi"/>
          <w:noProof/>
          <w:kern w:val="2"/>
          <w:sz w:val="24"/>
          <w14:ligatures w14:val="standardContextual"/>
        </w:rPr>
      </w:pPr>
      <w:r w:rsidRPr="00E44032">
        <w:rPr>
          <w:rFonts w:ascii="Calibri" w:hAnsi="Calibri" w:cs="Calibri"/>
          <w:b/>
          <w:bCs/>
          <w:sz w:val="20"/>
          <w:szCs w:val="20"/>
        </w:rPr>
        <w:fldChar w:fldCharType="begin"/>
      </w:r>
      <w:r w:rsidRPr="00E44032">
        <w:rPr>
          <w:rFonts w:ascii="Calibri" w:hAnsi="Calibri" w:cs="Calibri"/>
          <w:b/>
          <w:bCs/>
          <w:sz w:val="20"/>
          <w:szCs w:val="20"/>
        </w:rPr>
        <w:instrText xml:space="preserve"> TOC \o "1-2" \n \h \z \u </w:instrText>
      </w:r>
      <w:r w:rsidRPr="00E44032">
        <w:rPr>
          <w:rFonts w:ascii="Calibri" w:hAnsi="Calibri" w:cs="Calibri"/>
          <w:b/>
          <w:bCs/>
          <w:sz w:val="20"/>
          <w:szCs w:val="20"/>
        </w:rPr>
        <w:fldChar w:fldCharType="separate"/>
      </w:r>
      <w:hyperlink w:anchor="_Toc224722814" w:history="1">
        <w:r w:rsidR="004B3F89" w:rsidRPr="00F41DE3">
          <w:rPr>
            <w:rStyle w:val="Hyperlink"/>
            <w:rFonts w:ascii="Calibri" w:hAnsi="Calibri" w:cs="Calibri"/>
            <w:noProof/>
            <w:lang w:bidi="en-US"/>
          </w:rPr>
          <w:t>1. UPDATES TO THIS PRIVACY NOTICE</w:t>
        </w:r>
      </w:hyperlink>
    </w:p>
    <w:p w14:paraId="59B44C07"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5" w:history="1">
        <w:r w:rsidRPr="00F41DE3">
          <w:rPr>
            <w:rStyle w:val="Hyperlink"/>
            <w:rFonts w:ascii="Calibri" w:hAnsi="Calibri" w:cs="Calibri"/>
            <w:noProof/>
            <w:lang w:bidi="en-US"/>
          </w:rPr>
          <w:t>2. PERSONAL INFORMATION WE COLLECT</w:t>
        </w:r>
      </w:hyperlink>
    </w:p>
    <w:p w14:paraId="74D59F87"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6" w:history="1">
        <w:r w:rsidRPr="00F41DE3">
          <w:rPr>
            <w:rStyle w:val="Hyperlink"/>
            <w:rFonts w:ascii="Calibri" w:hAnsi="Calibri" w:cs="Calibri"/>
            <w:noProof/>
            <w:lang w:bidi="en-US"/>
          </w:rPr>
          <w:t>3. HOW WE USE PERSONAL INFORMATION</w:t>
        </w:r>
      </w:hyperlink>
    </w:p>
    <w:p w14:paraId="4255E8F7"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7" w:history="1">
        <w:r w:rsidRPr="00F41DE3">
          <w:rPr>
            <w:rStyle w:val="Hyperlink"/>
            <w:rFonts w:ascii="Calibri" w:hAnsi="Calibri" w:cs="Calibri"/>
            <w:noProof/>
            <w:lang w:bidi="en-US"/>
          </w:rPr>
          <w:t>4. HOW WE SHARE PERSONAL INFORMATION</w:t>
        </w:r>
      </w:hyperlink>
    </w:p>
    <w:p w14:paraId="74D72D5C"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8" w:history="1">
        <w:r w:rsidRPr="00F41DE3">
          <w:rPr>
            <w:rStyle w:val="Hyperlink"/>
            <w:rFonts w:ascii="Calibri" w:hAnsi="Calibri" w:cs="Calibri"/>
            <w:noProof/>
            <w:lang w:bidi="en-US"/>
          </w:rPr>
          <w:t>5. YOUR PRIVACY CHOICES AND RIGHTS</w:t>
        </w:r>
      </w:hyperlink>
    </w:p>
    <w:p w14:paraId="7DF41642"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19" w:history="1">
        <w:r w:rsidRPr="00F41DE3">
          <w:rPr>
            <w:rStyle w:val="Hyperlink"/>
            <w:rFonts w:ascii="Calibri" w:hAnsi="Calibri" w:cs="Calibri"/>
            <w:noProof/>
            <w:lang w:bidi="en-US"/>
          </w:rPr>
          <w:t>6. INTERNATIONAL TRANSFERS OF PERSONAL INFORMATION</w:t>
        </w:r>
      </w:hyperlink>
    </w:p>
    <w:p w14:paraId="1806DB4A"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20" w:history="1">
        <w:r w:rsidRPr="00F41DE3">
          <w:rPr>
            <w:rStyle w:val="Hyperlink"/>
            <w:rFonts w:ascii="Calibri" w:hAnsi="Calibri" w:cs="Calibri"/>
            <w:noProof/>
            <w:lang w:bidi="en-US"/>
          </w:rPr>
          <w:t>7. RETENTION OF PERSONAL INFORMATION</w:t>
        </w:r>
      </w:hyperlink>
    </w:p>
    <w:p w14:paraId="5A175C5B"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21" w:history="1">
        <w:r w:rsidRPr="00F41DE3">
          <w:rPr>
            <w:rStyle w:val="Hyperlink"/>
            <w:rFonts w:ascii="Calibri" w:hAnsi="Calibri" w:cs="Calibri"/>
            <w:noProof/>
            <w:lang w:bidi="en-US"/>
          </w:rPr>
          <w:t>8. CHILDREN’S PERSONAL INFORMATION</w:t>
        </w:r>
      </w:hyperlink>
    </w:p>
    <w:p w14:paraId="4D3EEAEC" w14:textId="77777777" w:rsidR="004B3F89" w:rsidRDefault="004B3F89">
      <w:pPr>
        <w:pStyle w:val="TOC1"/>
        <w:rPr>
          <w:rFonts w:asciiTheme="minorHAnsi" w:eastAsiaTheme="minorEastAsia" w:hAnsiTheme="minorHAnsi" w:cstheme="minorBidi"/>
          <w:noProof/>
          <w:kern w:val="2"/>
          <w:sz w:val="24"/>
          <w14:ligatures w14:val="standardContextual"/>
        </w:rPr>
      </w:pPr>
      <w:hyperlink w:anchor="_Toc224722822" w:history="1">
        <w:r w:rsidRPr="00F41DE3">
          <w:rPr>
            <w:rStyle w:val="Hyperlink"/>
            <w:rFonts w:ascii="Calibri" w:hAnsi="Calibri" w:cs="Calibri"/>
            <w:noProof/>
            <w:lang w:bidi="en-US"/>
          </w:rPr>
          <w:t>9. CONTACT US</w:t>
        </w:r>
      </w:hyperlink>
    </w:p>
    <w:p w14:paraId="09E0F5EE" w14:textId="66229830" w:rsidR="003A5534" w:rsidRPr="009758F3" w:rsidRDefault="00701156" w:rsidP="00C86B01">
      <w:pPr>
        <w:pStyle w:val="TOC1"/>
        <w:ind w:left="0" w:firstLine="0"/>
        <w:rPr>
          <w:rFonts w:ascii="Calibri" w:hAnsi="Calibri" w:cs="Calibri"/>
          <w:b/>
          <w:bCs/>
          <w:sz w:val="20"/>
          <w:szCs w:val="20"/>
        </w:rPr>
      </w:pPr>
      <w:r w:rsidRPr="00E44032">
        <w:rPr>
          <w:rFonts w:ascii="Calibri" w:hAnsi="Calibri" w:cs="Calibri"/>
          <w:b/>
          <w:bCs/>
          <w:sz w:val="20"/>
          <w:szCs w:val="20"/>
        </w:rPr>
        <w:fldChar w:fldCharType="end"/>
      </w:r>
      <w:bookmarkStart w:id="24" w:name="_Toc94797837"/>
    </w:p>
    <w:p w14:paraId="09E0F5F0" w14:textId="77777777" w:rsidR="003A5534" w:rsidRPr="009758F3" w:rsidRDefault="00701156" w:rsidP="00376926">
      <w:pPr>
        <w:pStyle w:val="Heading1"/>
        <w:spacing w:after="0"/>
        <w:rPr>
          <w:rFonts w:ascii="Calibri" w:hAnsi="Calibri" w:cs="Calibri"/>
          <w:sz w:val="20"/>
          <w:szCs w:val="20"/>
        </w:rPr>
      </w:pPr>
      <w:bookmarkStart w:id="25" w:name="_Toc142039405"/>
      <w:bookmarkStart w:id="26" w:name="_Toc224722814"/>
      <w:r w:rsidRPr="009758F3">
        <w:rPr>
          <w:rFonts w:ascii="Calibri" w:hAnsi="Calibri" w:cs="Calibri"/>
          <w:sz w:val="20"/>
          <w:szCs w:val="20"/>
        </w:rPr>
        <w:t xml:space="preserve">UPDATES TO THIS PRIVACY </w:t>
      </w:r>
      <w:bookmarkEnd w:id="24"/>
      <w:r w:rsidRPr="009758F3">
        <w:rPr>
          <w:rFonts w:ascii="Calibri" w:hAnsi="Calibri" w:cs="Calibri"/>
          <w:sz w:val="20"/>
          <w:szCs w:val="20"/>
        </w:rPr>
        <w:t>NOTICE</w:t>
      </w:r>
      <w:bookmarkEnd w:id="25"/>
      <w:bookmarkEnd w:id="26"/>
    </w:p>
    <w:p w14:paraId="09E0F5F1" w14:textId="77777777" w:rsidR="003A5534" w:rsidRPr="009758F3" w:rsidRDefault="003A5534" w:rsidP="00376926">
      <w:pPr>
        <w:rPr>
          <w:rFonts w:ascii="Calibri" w:hAnsi="Calibri" w:cs="Calibri"/>
          <w:sz w:val="20"/>
          <w:szCs w:val="20"/>
        </w:rPr>
      </w:pPr>
    </w:p>
    <w:p w14:paraId="09E0F5F2" w14:textId="4989047C" w:rsidR="003A5534" w:rsidRPr="009758F3" w:rsidRDefault="00701156" w:rsidP="00376926">
      <w:pPr>
        <w:jc w:val="both"/>
        <w:rPr>
          <w:rFonts w:ascii="Calibri" w:hAnsi="Calibri" w:cs="Calibri"/>
          <w:sz w:val="20"/>
          <w:szCs w:val="20"/>
        </w:rPr>
      </w:pPr>
      <w:r w:rsidRPr="009758F3">
        <w:rPr>
          <w:rFonts w:ascii="Calibri" w:hAnsi="Calibri" w:cs="Calibri"/>
          <w:sz w:val="20"/>
          <w:szCs w:val="20"/>
          <w:lang w:bidi="en-US"/>
        </w:rPr>
        <w:t xml:space="preserve">We may update this Privacy Notice from time to time in our sole discretion. If we do, we’ll let you know by posting the updated Privacy Notice on our website, and we may also send other communications. </w:t>
      </w:r>
    </w:p>
    <w:p w14:paraId="09E0F5F3" w14:textId="77777777" w:rsidR="003A5534" w:rsidRPr="009758F3" w:rsidRDefault="003A5534" w:rsidP="00376926">
      <w:pPr>
        <w:jc w:val="both"/>
        <w:rPr>
          <w:rStyle w:val="EndnoteReference"/>
          <w:rFonts w:ascii="Calibri" w:hAnsi="Calibri" w:cs="Calibri"/>
          <w:sz w:val="20"/>
          <w:szCs w:val="20"/>
          <w:vertAlign w:val="baseline"/>
          <w:lang w:bidi="en-US"/>
        </w:rPr>
      </w:pPr>
    </w:p>
    <w:p w14:paraId="09E0F5F4" w14:textId="77777777" w:rsidR="003A5534" w:rsidRPr="009758F3" w:rsidRDefault="00701156" w:rsidP="00376926">
      <w:pPr>
        <w:pStyle w:val="Heading1"/>
        <w:tabs>
          <w:tab w:val="num" w:pos="360"/>
        </w:tabs>
        <w:spacing w:after="0"/>
        <w:rPr>
          <w:rFonts w:ascii="Calibri" w:hAnsi="Calibri" w:cs="Calibri"/>
          <w:sz w:val="20"/>
          <w:szCs w:val="20"/>
        </w:rPr>
      </w:pPr>
      <w:bookmarkStart w:id="27" w:name="_Toc46134265"/>
      <w:bookmarkStart w:id="28" w:name="_bookmark6"/>
      <w:bookmarkStart w:id="29" w:name="_bookmark5"/>
      <w:bookmarkStart w:id="30" w:name="_bookmark4"/>
      <w:bookmarkStart w:id="31" w:name="I.__PERSONAL_INFORMATION_WE_COLLECT"/>
      <w:bookmarkStart w:id="32" w:name="_PERSONAL_INFORMATION_WE"/>
      <w:bookmarkStart w:id="33" w:name="_Toc94797838"/>
      <w:bookmarkStart w:id="34" w:name="_Toc142039406"/>
      <w:bookmarkStart w:id="35" w:name="_Toc224722815"/>
      <w:bookmarkEnd w:id="27"/>
      <w:bookmarkEnd w:id="28"/>
      <w:bookmarkEnd w:id="29"/>
      <w:bookmarkEnd w:id="30"/>
      <w:bookmarkEnd w:id="31"/>
      <w:bookmarkEnd w:id="32"/>
      <w:r w:rsidRPr="009758F3">
        <w:rPr>
          <w:rFonts w:ascii="Calibri" w:hAnsi="Calibri" w:cs="Calibri"/>
          <w:sz w:val="20"/>
          <w:szCs w:val="20"/>
        </w:rPr>
        <w:t>PERSONAL INFORMATION WE COLLECT</w:t>
      </w:r>
      <w:bookmarkEnd w:id="33"/>
      <w:bookmarkEnd w:id="34"/>
      <w:bookmarkEnd w:id="35"/>
    </w:p>
    <w:p w14:paraId="09E0F5F5" w14:textId="77777777" w:rsidR="003A5534" w:rsidRPr="009758F3" w:rsidRDefault="003A5534" w:rsidP="00376926">
      <w:pPr>
        <w:rPr>
          <w:rFonts w:ascii="Calibri" w:hAnsi="Calibri" w:cs="Calibri"/>
          <w:sz w:val="20"/>
          <w:szCs w:val="20"/>
        </w:rPr>
      </w:pPr>
    </w:p>
    <w:p w14:paraId="09E0F5F6" w14:textId="6723657A" w:rsidR="003A5534" w:rsidRPr="009758F3" w:rsidRDefault="00701156" w:rsidP="00376926">
      <w:pPr>
        <w:pStyle w:val="BodyText"/>
        <w:spacing w:after="0"/>
        <w:ind w:firstLine="0"/>
        <w:rPr>
          <w:rFonts w:ascii="Calibri" w:hAnsi="Calibri" w:cs="Calibri"/>
          <w:sz w:val="20"/>
          <w:szCs w:val="20"/>
        </w:rPr>
      </w:pPr>
      <w:r w:rsidRPr="009758F3">
        <w:rPr>
          <w:rFonts w:ascii="Calibri" w:hAnsi="Calibri" w:cs="Calibri"/>
          <w:sz w:val="20"/>
          <w:szCs w:val="20"/>
        </w:rPr>
        <w:t xml:space="preserve">We collect personal information that you provide to us, personal information we collect automatically when you use the </w:t>
      </w:r>
      <w:r w:rsidR="005159E3">
        <w:rPr>
          <w:rFonts w:ascii="Calibri" w:hAnsi="Calibri" w:cs="Calibri"/>
          <w:sz w:val="20"/>
          <w:szCs w:val="20"/>
        </w:rPr>
        <w:t>Services</w:t>
      </w:r>
      <w:r w:rsidRPr="009758F3">
        <w:rPr>
          <w:rFonts w:ascii="Calibri" w:hAnsi="Calibri" w:cs="Calibri"/>
          <w:sz w:val="20"/>
          <w:szCs w:val="20"/>
        </w:rPr>
        <w:t>, and personal information from third-party sources, as described below.</w:t>
      </w:r>
    </w:p>
    <w:p w14:paraId="09E0F5F7" w14:textId="77777777" w:rsidR="003A5534" w:rsidRPr="009758F3" w:rsidRDefault="003A5534" w:rsidP="00376926">
      <w:pPr>
        <w:pStyle w:val="BodyText"/>
        <w:spacing w:after="0"/>
        <w:ind w:firstLine="0"/>
        <w:rPr>
          <w:rFonts w:ascii="Calibri" w:hAnsi="Calibri" w:cs="Calibri"/>
          <w:sz w:val="20"/>
          <w:szCs w:val="20"/>
        </w:rPr>
      </w:pPr>
    </w:p>
    <w:p w14:paraId="09E0F5F8" w14:textId="77777777" w:rsidR="003A5534" w:rsidRPr="009758F3" w:rsidRDefault="00701156" w:rsidP="00376926">
      <w:pPr>
        <w:pStyle w:val="BodyTextIndent"/>
        <w:numPr>
          <w:ilvl w:val="0"/>
          <w:numId w:val="7"/>
        </w:numPr>
        <w:spacing w:after="0"/>
        <w:rPr>
          <w:rFonts w:ascii="Calibri" w:hAnsi="Calibri" w:cs="Calibri"/>
          <w:sz w:val="20"/>
          <w:szCs w:val="20"/>
          <w:lang w:bidi="en-US"/>
        </w:rPr>
      </w:pPr>
      <w:bookmarkStart w:id="36" w:name="Information_You_Provide_to_Us._5F"/>
      <w:bookmarkEnd w:id="36"/>
      <w:r w:rsidRPr="009758F3">
        <w:rPr>
          <w:rFonts w:ascii="Calibri" w:hAnsi="Calibri" w:cs="Calibri"/>
          <w:b/>
          <w:bCs/>
          <w:sz w:val="20"/>
          <w:szCs w:val="20"/>
          <w:lang w:bidi="en-US"/>
        </w:rPr>
        <w:t>Personal Information You Provide to Us Directly</w:t>
      </w:r>
    </w:p>
    <w:p w14:paraId="09E0F5F9" w14:textId="77777777" w:rsidR="003A5534" w:rsidRPr="009758F3" w:rsidRDefault="003A5534" w:rsidP="00376926">
      <w:pPr>
        <w:pStyle w:val="BodyTextIndent"/>
        <w:spacing w:after="0"/>
        <w:ind w:left="0"/>
        <w:rPr>
          <w:rFonts w:ascii="Calibri" w:hAnsi="Calibri" w:cs="Calibri"/>
          <w:sz w:val="20"/>
          <w:szCs w:val="20"/>
          <w:lang w:bidi="en-US"/>
        </w:rPr>
      </w:pPr>
    </w:p>
    <w:p w14:paraId="09E0F5FA" w14:textId="77777777" w:rsidR="003A5534" w:rsidRPr="009758F3" w:rsidRDefault="00701156"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We may collect personal information that you provide to us.</w:t>
      </w:r>
    </w:p>
    <w:p w14:paraId="09E0F5FF" w14:textId="77777777" w:rsidR="003A5534" w:rsidRPr="00774162" w:rsidRDefault="003A5534" w:rsidP="00774162">
      <w:pPr>
        <w:rPr>
          <w:b/>
          <w:bCs/>
          <w:sz w:val="20"/>
          <w:szCs w:val="20"/>
        </w:rPr>
      </w:pPr>
    </w:p>
    <w:p w14:paraId="04C6E299" w14:textId="6F21A16E" w:rsidR="006257D9" w:rsidRPr="00A52336" w:rsidRDefault="006257D9" w:rsidP="00114622">
      <w:pPr>
        <w:pStyle w:val="BodyTextIndent"/>
        <w:numPr>
          <w:ilvl w:val="0"/>
          <w:numId w:val="1"/>
        </w:numPr>
        <w:spacing w:after="0"/>
        <w:rPr>
          <w:rFonts w:ascii="Calibri" w:eastAsia="Times New Roman" w:hAnsi="Calibri" w:cs="Calibri"/>
          <w:b/>
          <w:bCs/>
          <w:sz w:val="20"/>
          <w:szCs w:val="20"/>
          <w:lang w:bidi="en-US"/>
        </w:rPr>
      </w:pPr>
      <w:r w:rsidRPr="00114622">
        <w:rPr>
          <w:rFonts w:ascii="Calibri" w:eastAsia="Times New Roman" w:hAnsi="Calibri" w:cs="Calibri"/>
          <w:b/>
          <w:bCs/>
          <w:sz w:val="20"/>
          <w:szCs w:val="20"/>
          <w:lang w:bidi="en-US"/>
        </w:rPr>
        <w:t xml:space="preserve">Account Information. </w:t>
      </w:r>
      <w:r w:rsidRPr="00BD042B">
        <w:rPr>
          <w:rFonts w:ascii="Calibri" w:eastAsia="Times New Roman" w:hAnsi="Calibri" w:cs="Calibri"/>
          <w:sz w:val="20"/>
          <w:szCs w:val="20"/>
          <w:lang w:bidi="en-US"/>
        </w:rPr>
        <w:t>We may collect personal information in connection with the creation or administration of your account. This personal information may include, but is not limited to,</w:t>
      </w:r>
      <w:r w:rsidRPr="00114622">
        <w:rPr>
          <w:rFonts w:ascii="Calibri" w:eastAsia="Times New Roman" w:hAnsi="Calibri" w:cs="Calibri"/>
          <w:sz w:val="20"/>
          <w:szCs w:val="20"/>
          <w:lang w:bidi="en-US"/>
        </w:rPr>
        <w:t xml:space="preserve"> your name, email address, </w:t>
      </w:r>
      <w:ins w:id="37" w:author="Fenwick" w:date="2026-03-23T13:05:00Z" w16du:dateUtc="2026-03-23T17:05:00Z">
        <w:r w:rsidR="004D074F">
          <w:rPr>
            <w:rFonts w:ascii="Calibri" w:eastAsia="Times New Roman" w:hAnsi="Calibri" w:cs="Calibri"/>
            <w:sz w:val="20"/>
            <w:szCs w:val="20"/>
            <w:lang w:bidi="en-US"/>
          </w:rPr>
          <w:t>message content,</w:t>
        </w:r>
      </w:ins>
      <w:ins w:id="38" w:author="Fenwick" w:date="2026-03-23T13:06:00Z" w16du:dateUtc="2026-03-23T17:06:00Z">
        <w:r w:rsidR="004D074F">
          <w:rPr>
            <w:rFonts w:ascii="Calibri" w:eastAsia="Times New Roman" w:hAnsi="Calibri" w:cs="Calibri"/>
            <w:sz w:val="20"/>
            <w:szCs w:val="20"/>
            <w:lang w:bidi="en-US"/>
          </w:rPr>
          <w:t xml:space="preserve"> </w:t>
        </w:r>
      </w:ins>
      <w:r w:rsidRPr="00114622">
        <w:rPr>
          <w:rFonts w:ascii="Calibri" w:eastAsia="Times New Roman" w:hAnsi="Calibri" w:cs="Calibri"/>
          <w:sz w:val="20"/>
          <w:szCs w:val="20"/>
          <w:lang w:bidi="en-US"/>
        </w:rPr>
        <w:t>and other information you store with your account.</w:t>
      </w:r>
      <w:ins w:id="39" w:author="Fenwick" w:date="2026-03-23T13:14:00Z" w16du:dateUtc="2026-03-23T17:14:00Z">
        <w:r w:rsidR="00B20491">
          <w:rPr>
            <w:rFonts w:ascii="Calibri" w:eastAsia="Times New Roman" w:hAnsi="Calibri" w:cs="Calibri"/>
            <w:sz w:val="20"/>
            <w:szCs w:val="20"/>
          </w:rPr>
          <w:t xml:space="preserve"> </w:t>
        </w:r>
        <w:commentRangeStart w:id="40"/>
        <w:r w:rsidR="00B20491" w:rsidRPr="00A52336">
          <w:rPr>
            <w:rFonts w:ascii="Calibri" w:eastAsia="Times New Roman" w:hAnsi="Calibri" w:cs="Calibri"/>
            <w:sz w:val="20"/>
            <w:szCs w:val="20"/>
          </w:rPr>
          <w:t>W</w:t>
        </w:r>
      </w:ins>
      <w:ins w:id="41" w:author="Fenwick" w:date="2026-03-30T17:53:00Z" w16du:dateUtc="2026-03-30T21:53:00Z">
        <w:r w:rsidR="00A52336">
          <w:rPr>
            <w:rFonts w:ascii="Calibri" w:eastAsia="Times New Roman" w:hAnsi="Calibri" w:cs="Calibri"/>
            <w:sz w:val="20"/>
            <w:szCs w:val="20"/>
          </w:rPr>
          <w:t>hen a User deletes their account, w</w:t>
        </w:r>
      </w:ins>
      <w:ins w:id="42" w:author="Fenwick" w:date="2026-03-23T13:14:00Z" w16du:dateUtc="2026-03-23T17:14:00Z">
        <w:r w:rsidR="00B20491" w:rsidRPr="00A52336">
          <w:rPr>
            <w:rFonts w:ascii="Calibri" w:eastAsia="Times New Roman" w:hAnsi="Calibri" w:cs="Calibri"/>
            <w:sz w:val="20"/>
            <w:szCs w:val="20"/>
          </w:rPr>
          <w:t xml:space="preserve">e may also retain a </w:t>
        </w:r>
      </w:ins>
      <w:ins w:id="43" w:author="Fenwick" w:date="2026-03-30T21:51:00Z" w16du:dateUtc="2026-03-31T04:51:00Z">
        <w:r w:rsidR="007B23A1">
          <w:rPr>
            <w:rFonts w:ascii="Calibri" w:eastAsia="Times New Roman" w:hAnsi="Calibri" w:cs="Calibri"/>
            <w:sz w:val="20"/>
            <w:szCs w:val="20"/>
          </w:rPr>
          <w:t>pseudonymized identifier</w:t>
        </w:r>
      </w:ins>
      <w:ins w:id="44" w:author="Fenwick" w:date="2026-03-23T13:14:00Z" w16du:dateUtc="2026-03-23T17:14:00Z">
        <w:r w:rsidR="00B20491" w:rsidRPr="00A52336">
          <w:rPr>
            <w:rFonts w:ascii="Calibri" w:eastAsia="Times New Roman" w:hAnsi="Calibri" w:cs="Calibri"/>
            <w:sz w:val="20"/>
            <w:szCs w:val="20"/>
          </w:rPr>
          <w:t xml:space="preserve"> </w:t>
        </w:r>
      </w:ins>
      <w:ins w:id="45" w:author="Fenwick" w:date="2026-03-30T21:51:00Z" w16du:dateUtc="2026-03-31T04:51:00Z">
        <w:r w:rsidR="007B23A1">
          <w:rPr>
            <w:rFonts w:ascii="Calibri" w:eastAsia="Times New Roman" w:hAnsi="Calibri" w:cs="Calibri"/>
            <w:sz w:val="20"/>
            <w:szCs w:val="20"/>
          </w:rPr>
          <w:t xml:space="preserve">in the form of a non-reversible salted hashed </w:t>
        </w:r>
      </w:ins>
      <w:ins w:id="46" w:author="Fenwick" w:date="2026-03-30T17:54:00Z" w16du:dateUtc="2026-03-30T21:54:00Z">
        <w:r w:rsidR="008E3E2A">
          <w:rPr>
            <w:rFonts w:ascii="Calibri" w:eastAsia="Times New Roman" w:hAnsi="Calibri" w:cs="Calibri"/>
            <w:sz w:val="20"/>
            <w:szCs w:val="20"/>
          </w:rPr>
          <w:t xml:space="preserve">for account integrity purposes. This </w:t>
        </w:r>
      </w:ins>
      <w:ins w:id="47" w:author="Fenwick" w:date="2026-03-30T21:51:00Z" w16du:dateUtc="2026-03-31T04:51:00Z">
        <w:r w:rsidR="007B23A1">
          <w:rPr>
            <w:rFonts w:ascii="Calibri" w:eastAsia="Times New Roman" w:hAnsi="Calibri" w:cs="Calibri"/>
            <w:sz w:val="20"/>
            <w:szCs w:val="20"/>
          </w:rPr>
          <w:t>identifier</w:t>
        </w:r>
      </w:ins>
      <w:ins w:id="48" w:author="Fenwick" w:date="2026-03-30T17:54:00Z" w16du:dateUtc="2026-03-30T21:54:00Z">
        <w:r w:rsidR="008E3E2A">
          <w:rPr>
            <w:rFonts w:ascii="Calibri" w:eastAsia="Times New Roman" w:hAnsi="Calibri" w:cs="Calibri"/>
            <w:sz w:val="20"/>
            <w:szCs w:val="20"/>
          </w:rPr>
          <w:t xml:space="preserve"> cannot be used to </w:t>
        </w:r>
      </w:ins>
      <w:ins w:id="49" w:author="Fenwick" w:date="2026-03-30T21:51:00Z" w16du:dateUtc="2026-03-31T04:51:00Z">
        <w:r w:rsidR="007B23A1">
          <w:rPr>
            <w:rFonts w:ascii="Calibri" w:eastAsia="Times New Roman" w:hAnsi="Calibri" w:cs="Calibri"/>
            <w:sz w:val="20"/>
            <w:szCs w:val="20"/>
          </w:rPr>
          <w:t xml:space="preserve">directly </w:t>
        </w:r>
      </w:ins>
      <w:ins w:id="50" w:author="Fenwick" w:date="2026-03-30T17:54:00Z" w16du:dateUtc="2026-03-30T21:54:00Z">
        <w:r w:rsidR="008E3E2A">
          <w:rPr>
            <w:rFonts w:ascii="Calibri" w:eastAsia="Times New Roman" w:hAnsi="Calibri" w:cs="Calibri"/>
            <w:sz w:val="20"/>
            <w:szCs w:val="20"/>
          </w:rPr>
          <w:t>identify</w:t>
        </w:r>
      </w:ins>
      <w:ins w:id="51" w:author="Fenwick" w:date="2026-03-31T12:43:00Z" w16du:dateUtc="2026-03-31T16:43:00Z">
        <w:r w:rsidR="00D24207">
          <w:rPr>
            <w:rFonts w:ascii="Calibri" w:eastAsia="Times New Roman" w:hAnsi="Calibri" w:cs="Calibri"/>
            <w:sz w:val="20"/>
            <w:szCs w:val="20"/>
          </w:rPr>
          <w:t xml:space="preserve"> the User</w:t>
        </w:r>
      </w:ins>
      <w:ins w:id="52" w:author="Fenwick" w:date="2026-03-30T17:54:00Z" w16du:dateUtc="2026-03-30T21:54:00Z">
        <w:r w:rsidR="008E3E2A">
          <w:rPr>
            <w:rFonts w:ascii="Calibri" w:eastAsia="Times New Roman" w:hAnsi="Calibri" w:cs="Calibri"/>
            <w:sz w:val="20"/>
            <w:szCs w:val="20"/>
          </w:rPr>
          <w:t>.</w:t>
        </w:r>
      </w:ins>
      <w:del w:id="53" w:author="Fenwick" w:date="2026-03-23T13:14:00Z" w16du:dateUtc="2026-03-23T17:14:00Z">
        <w:r w:rsidR="00F14C41" w:rsidRPr="00A52336" w:rsidDel="00B20491">
          <w:rPr>
            <w:rFonts w:ascii="Calibri" w:eastAsia="Times New Roman" w:hAnsi="Calibri" w:cs="Calibri"/>
            <w:sz w:val="20"/>
            <w:szCs w:val="20"/>
            <w:rPrChange w:id="54" w:author="Fenwick" w:date="2026-03-30T17:53:00Z" w16du:dateUtc="2026-03-30T21:53:00Z">
              <w:rPr>
                <w:rFonts w:eastAsia="Times New Roman"/>
                <w:sz w:val="20"/>
                <w:szCs w:val="20"/>
              </w:rPr>
            </w:rPrChange>
          </w:rPr>
          <w:delText xml:space="preserve"> </w:delText>
        </w:r>
      </w:del>
      <w:commentRangeEnd w:id="40"/>
      <w:del w:id="55" w:author="Fenwick" w:date="2026-03-30T21:51:00Z" w16du:dateUtc="2026-03-31T04:51:00Z">
        <w:r w:rsidR="008E3E2A" w:rsidDel="007B23A1">
          <w:rPr>
            <w:rStyle w:val="CommentReference"/>
          </w:rPr>
          <w:commentReference w:id="40"/>
        </w:r>
      </w:del>
    </w:p>
    <w:p w14:paraId="2CD4B75E" w14:textId="77777777" w:rsidR="00114622" w:rsidRPr="00114622" w:rsidRDefault="00114622" w:rsidP="00BD042B">
      <w:pPr>
        <w:pStyle w:val="BodyTextIndent"/>
        <w:spacing w:after="0"/>
        <w:ind w:left="720"/>
        <w:rPr>
          <w:rFonts w:ascii="Calibri" w:eastAsia="Times New Roman" w:hAnsi="Calibri" w:cs="Calibri"/>
          <w:b/>
          <w:bCs/>
          <w:sz w:val="20"/>
          <w:szCs w:val="20"/>
          <w:lang w:bidi="en-US"/>
        </w:rPr>
      </w:pPr>
    </w:p>
    <w:p w14:paraId="7BC5136E" w14:textId="246973C8" w:rsidR="002B1E7B" w:rsidRPr="002B1E7B" w:rsidRDefault="002B1E7B" w:rsidP="00774162">
      <w:pPr>
        <w:pStyle w:val="BodyTextIndent"/>
        <w:numPr>
          <w:ilvl w:val="0"/>
          <w:numId w:val="1"/>
        </w:numPr>
        <w:spacing w:after="0"/>
        <w:rPr>
          <w:rFonts w:ascii="Calibri" w:eastAsia="Times New Roman" w:hAnsi="Calibri" w:cs="Calibri"/>
          <w:b/>
          <w:bCs/>
          <w:sz w:val="20"/>
          <w:szCs w:val="20"/>
          <w:lang w:bidi="en-US"/>
        </w:rPr>
      </w:pPr>
      <w:r>
        <w:rPr>
          <w:rFonts w:ascii="Calibri" w:eastAsia="Times New Roman" w:hAnsi="Calibri" w:cs="Calibri"/>
          <w:b/>
          <w:bCs/>
          <w:sz w:val="20"/>
          <w:szCs w:val="20"/>
          <w:lang w:bidi="en-US"/>
        </w:rPr>
        <w:t xml:space="preserve">Contact Information. </w:t>
      </w:r>
      <w:r>
        <w:rPr>
          <w:rFonts w:ascii="Calibri" w:eastAsia="Times New Roman" w:hAnsi="Calibri" w:cs="Calibri"/>
          <w:sz w:val="20"/>
          <w:szCs w:val="20"/>
          <w:lang w:bidi="en-US"/>
        </w:rPr>
        <w:t>We may collect contact information that you provide to us, such as your email address.</w:t>
      </w:r>
    </w:p>
    <w:p w14:paraId="7889E5D6" w14:textId="77777777" w:rsidR="002B1E7B" w:rsidRPr="002B1E7B" w:rsidRDefault="002B1E7B" w:rsidP="002B1E7B">
      <w:pPr>
        <w:pStyle w:val="BodyTextIndent"/>
        <w:spacing w:after="0"/>
        <w:ind w:left="720"/>
        <w:rPr>
          <w:rFonts w:ascii="Calibri" w:eastAsia="Times New Roman" w:hAnsi="Calibri" w:cs="Calibri"/>
          <w:b/>
          <w:bCs/>
          <w:sz w:val="20"/>
          <w:szCs w:val="20"/>
          <w:lang w:bidi="en-US"/>
        </w:rPr>
      </w:pPr>
    </w:p>
    <w:p w14:paraId="79D06B8E" w14:textId="06845814" w:rsidR="005855D8" w:rsidRPr="00BD042B" w:rsidRDefault="005855D8" w:rsidP="007E0CC6">
      <w:pPr>
        <w:pStyle w:val="ListParagraph"/>
        <w:numPr>
          <w:ilvl w:val="0"/>
          <w:numId w:val="1"/>
        </w:numPr>
        <w:rPr>
          <w:rFonts w:eastAsia="Times New Roman"/>
          <w:sz w:val="20"/>
          <w:szCs w:val="20"/>
        </w:rPr>
      </w:pPr>
      <w:del w:id="56" w:author="Fenwick" w:date="2026-03-25T14:36:00Z" w16du:dateUtc="2026-03-25T18:36:00Z">
        <w:r w:rsidDel="00F92390">
          <w:rPr>
            <w:rFonts w:eastAsia="Times New Roman"/>
            <w:b/>
            <w:bCs/>
            <w:sz w:val="20"/>
            <w:szCs w:val="20"/>
          </w:rPr>
          <w:delText xml:space="preserve">End </w:delText>
        </w:r>
      </w:del>
      <w:ins w:id="57" w:author="Fenwick" w:date="2026-03-30T22:15:00Z" w16du:dateUtc="2026-03-31T02:15:00Z">
        <w:r w:rsidR="00536680">
          <w:rPr>
            <w:rFonts w:eastAsia="Times New Roman"/>
            <w:b/>
            <w:bCs/>
            <w:sz w:val="20"/>
            <w:szCs w:val="20"/>
          </w:rPr>
          <w:t xml:space="preserve">Non-initiating </w:t>
        </w:r>
      </w:ins>
      <w:r>
        <w:rPr>
          <w:rFonts w:eastAsia="Times New Roman"/>
          <w:b/>
          <w:bCs/>
          <w:sz w:val="20"/>
          <w:szCs w:val="20"/>
        </w:rPr>
        <w:t>User Data</w:t>
      </w:r>
      <w:r>
        <w:rPr>
          <w:rFonts w:eastAsia="Times New Roman"/>
          <w:sz w:val="20"/>
          <w:szCs w:val="20"/>
        </w:rPr>
        <w:t xml:space="preserve">. </w:t>
      </w:r>
      <w:r w:rsidR="003C627F">
        <w:rPr>
          <w:rFonts w:eastAsia="Times New Roman"/>
          <w:sz w:val="20"/>
          <w:szCs w:val="20"/>
        </w:rPr>
        <w:t>If you are a</w:t>
      </w:r>
      <w:del w:id="58" w:author="Fenwick" w:date="2026-03-30T22:15:00Z" w16du:dateUtc="2026-03-31T02:15:00Z">
        <w:r w:rsidR="003C627F" w:rsidDel="00536680">
          <w:rPr>
            <w:rFonts w:eastAsia="Times New Roman"/>
            <w:sz w:val="20"/>
            <w:szCs w:val="20"/>
          </w:rPr>
          <w:delText xml:space="preserve">n </w:delText>
        </w:r>
      </w:del>
      <w:del w:id="59" w:author="Fenwick" w:date="2026-03-25T14:36:00Z" w16du:dateUtc="2026-03-25T18:36:00Z">
        <w:r w:rsidR="003C627F" w:rsidDel="00F92390">
          <w:rPr>
            <w:rFonts w:eastAsia="Times New Roman"/>
            <w:sz w:val="20"/>
            <w:szCs w:val="20"/>
          </w:rPr>
          <w:delText xml:space="preserve">End </w:delText>
        </w:r>
      </w:del>
      <w:ins w:id="60" w:author="Fenwick" w:date="2026-03-30T22:15:00Z" w16du:dateUtc="2026-03-31T02:15:00Z">
        <w:r w:rsidR="00536680">
          <w:rPr>
            <w:rFonts w:eastAsia="Times New Roman"/>
            <w:sz w:val="20"/>
            <w:szCs w:val="20"/>
          </w:rPr>
          <w:t xml:space="preserve"> Non-initiating </w:t>
        </w:r>
      </w:ins>
      <w:r w:rsidR="003C627F">
        <w:rPr>
          <w:rFonts w:eastAsia="Times New Roman"/>
          <w:sz w:val="20"/>
          <w:szCs w:val="20"/>
        </w:rPr>
        <w:t xml:space="preserve">User that interacts with Evryn </w:t>
      </w:r>
      <w:r w:rsidR="005C20E3">
        <w:rPr>
          <w:rFonts w:eastAsia="Times New Roman"/>
          <w:sz w:val="20"/>
          <w:szCs w:val="20"/>
        </w:rPr>
        <w:t>on behalf of</w:t>
      </w:r>
      <w:r w:rsidR="003C627F">
        <w:rPr>
          <w:rFonts w:eastAsia="Times New Roman"/>
          <w:sz w:val="20"/>
          <w:szCs w:val="20"/>
        </w:rPr>
        <w:t xml:space="preserve"> a</w:t>
      </w:r>
      <w:r w:rsidR="00566A76">
        <w:rPr>
          <w:rFonts w:eastAsia="Times New Roman"/>
          <w:sz w:val="20"/>
          <w:szCs w:val="20"/>
        </w:rPr>
        <w:t>n</w:t>
      </w:r>
      <w:r w:rsidR="003C627F">
        <w:rPr>
          <w:rFonts w:eastAsia="Times New Roman"/>
          <w:sz w:val="20"/>
          <w:szCs w:val="20"/>
        </w:rPr>
        <w:t xml:space="preserve"> </w:t>
      </w:r>
      <w:del w:id="61" w:author="Fenwick" w:date="2026-03-25T14:36:00Z" w16du:dateUtc="2026-03-25T18:36:00Z">
        <w:r w:rsidR="003C627F" w:rsidDel="00F92390">
          <w:rPr>
            <w:rFonts w:eastAsia="Times New Roman"/>
            <w:sz w:val="20"/>
            <w:szCs w:val="20"/>
          </w:rPr>
          <w:delText>Evryn customer</w:delText>
        </w:r>
      </w:del>
      <w:ins w:id="62" w:author="Fenwick" w:date="2026-03-25T14:36:00Z" w16du:dateUtc="2026-03-25T18:36:00Z">
        <w:r w:rsidR="00F92390">
          <w:rPr>
            <w:rFonts w:eastAsia="Times New Roman"/>
            <w:sz w:val="20"/>
            <w:szCs w:val="20"/>
          </w:rPr>
          <w:t>Initiating User</w:t>
        </w:r>
      </w:ins>
      <w:r w:rsidR="003C627F">
        <w:rPr>
          <w:rFonts w:eastAsia="Times New Roman"/>
          <w:sz w:val="20"/>
          <w:szCs w:val="20"/>
        </w:rPr>
        <w:t xml:space="preserve">, we may collect any personal information that you provide as part of this interaction. </w:t>
      </w:r>
      <w:r w:rsidR="004262EA">
        <w:rPr>
          <w:rFonts w:eastAsia="Times New Roman"/>
          <w:sz w:val="20"/>
          <w:szCs w:val="20"/>
        </w:rPr>
        <w:t xml:space="preserve">Additionally, if you are an </w:t>
      </w:r>
      <w:del w:id="63" w:author="Fenwick" w:date="2026-03-25T14:36:00Z" w16du:dateUtc="2026-03-25T18:36:00Z">
        <w:r w:rsidR="004262EA" w:rsidDel="00F92390">
          <w:rPr>
            <w:rFonts w:eastAsia="Times New Roman"/>
            <w:sz w:val="20"/>
            <w:szCs w:val="20"/>
          </w:rPr>
          <w:delText>Evryn Customer</w:delText>
        </w:r>
      </w:del>
      <w:ins w:id="64" w:author="Fenwick" w:date="2026-03-25T14:36:00Z" w16du:dateUtc="2026-03-25T18:36:00Z">
        <w:r w:rsidR="00F92390">
          <w:rPr>
            <w:rFonts w:eastAsia="Times New Roman"/>
            <w:sz w:val="20"/>
            <w:szCs w:val="20"/>
          </w:rPr>
          <w:t>Initiating User</w:t>
        </w:r>
      </w:ins>
      <w:r w:rsidR="004262EA">
        <w:rPr>
          <w:rFonts w:eastAsia="Times New Roman"/>
          <w:sz w:val="20"/>
          <w:szCs w:val="20"/>
        </w:rPr>
        <w:t xml:space="preserve">, </w:t>
      </w:r>
      <w:r w:rsidR="005C20E3">
        <w:rPr>
          <w:rFonts w:eastAsia="Times New Roman"/>
          <w:sz w:val="20"/>
          <w:szCs w:val="20"/>
        </w:rPr>
        <w:t xml:space="preserve">you agree that </w:t>
      </w:r>
      <w:r w:rsidR="004262EA">
        <w:rPr>
          <w:rFonts w:eastAsia="Times New Roman"/>
          <w:sz w:val="20"/>
          <w:szCs w:val="20"/>
        </w:rPr>
        <w:t xml:space="preserve">Evryn may reach out to </w:t>
      </w:r>
      <w:del w:id="65" w:author="Fenwick" w:date="2026-03-25T14:37:00Z" w16du:dateUtc="2026-03-25T18:37:00Z">
        <w:r w:rsidR="004262EA" w:rsidDel="00F92390">
          <w:rPr>
            <w:rFonts w:eastAsia="Times New Roman"/>
            <w:sz w:val="20"/>
            <w:szCs w:val="20"/>
          </w:rPr>
          <w:delText xml:space="preserve">End </w:delText>
        </w:r>
      </w:del>
      <w:ins w:id="66" w:author="Fenwick" w:date="2026-03-30T22:15:00Z" w16du:dateUtc="2026-03-31T02:15:00Z">
        <w:r w:rsidR="00F41FE2">
          <w:rPr>
            <w:rFonts w:eastAsia="Times New Roman"/>
            <w:sz w:val="20"/>
            <w:szCs w:val="20"/>
          </w:rPr>
          <w:t>Non-i</w:t>
        </w:r>
      </w:ins>
      <w:ins w:id="67" w:author="Fenwick" w:date="2026-03-25T14:37:00Z" w16du:dateUtc="2026-03-25T18:37:00Z">
        <w:r w:rsidR="00F92390">
          <w:rPr>
            <w:rFonts w:eastAsia="Times New Roman"/>
            <w:sz w:val="20"/>
            <w:szCs w:val="20"/>
          </w:rPr>
          <w:t xml:space="preserve">nitiating </w:t>
        </w:r>
      </w:ins>
      <w:r w:rsidR="004262EA">
        <w:rPr>
          <w:rFonts w:eastAsia="Times New Roman"/>
          <w:sz w:val="20"/>
          <w:szCs w:val="20"/>
        </w:rPr>
        <w:t>Users</w:t>
      </w:r>
      <w:r w:rsidR="006937E8">
        <w:rPr>
          <w:rFonts w:eastAsia="Times New Roman"/>
          <w:sz w:val="20"/>
          <w:szCs w:val="20"/>
        </w:rPr>
        <w:t xml:space="preserve"> on your behalf</w:t>
      </w:r>
      <w:r w:rsidR="004262EA">
        <w:rPr>
          <w:rFonts w:eastAsia="Times New Roman"/>
          <w:sz w:val="20"/>
          <w:szCs w:val="20"/>
        </w:rPr>
        <w:t xml:space="preserve"> </w:t>
      </w:r>
      <w:r w:rsidR="005C20E3">
        <w:rPr>
          <w:rFonts w:eastAsia="Times New Roman"/>
          <w:sz w:val="20"/>
          <w:szCs w:val="20"/>
        </w:rPr>
        <w:t>to provide the Services</w:t>
      </w:r>
      <w:r w:rsidR="004262EA">
        <w:rPr>
          <w:rFonts w:eastAsia="Times New Roman"/>
          <w:sz w:val="20"/>
          <w:szCs w:val="20"/>
        </w:rPr>
        <w:t xml:space="preserve">. </w:t>
      </w:r>
    </w:p>
    <w:p w14:paraId="4BBB218B" w14:textId="77777777" w:rsidR="005855D8" w:rsidRPr="00BD042B" w:rsidRDefault="005855D8" w:rsidP="00BD042B">
      <w:pPr>
        <w:pStyle w:val="ListParagraph"/>
        <w:rPr>
          <w:rFonts w:eastAsia="Times New Roman"/>
          <w:b/>
          <w:bCs/>
          <w:sz w:val="20"/>
          <w:szCs w:val="20"/>
        </w:rPr>
      </w:pPr>
    </w:p>
    <w:p w14:paraId="726A6F40" w14:textId="103F718C" w:rsidR="005C20E3" w:rsidRPr="00237752" w:rsidRDefault="006937E8" w:rsidP="00114622">
      <w:pPr>
        <w:pStyle w:val="BodyTextIndent"/>
        <w:numPr>
          <w:ilvl w:val="0"/>
          <w:numId w:val="1"/>
        </w:numPr>
        <w:spacing w:after="0"/>
        <w:rPr>
          <w:rFonts w:ascii="Calibri" w:eastAsia="Times New Roman" w:hAnsi="Calibri" w:cs="Calibri"/>
          <w:sz w:val="20"/>
          <w:szCs w:val="20"/>
        </w:rPr>
      </w:pPr>
      <w:del w:id="68" w:author="Fenwick" w:date="2026-03-25T14:37:00Z" w16du:dateUtc="2026-03-25T18:37:00Z">
        <w:r w:rsidDel="00F92390">
          <w:rPr>
            <w:rFonts w:ascii="Calibri" w:eastAsia="Times New Roman" w:hAnsi="Calibri" w:cs="Calibri"/>
            <w:b/>
            <w:bCs/>
            <w:sz w:val="20"/>
            <w:szCs w:val="20"/>
          </w:rPr>
          <w:delText>Customer</w:delText>
        </w:r>
        <w:r w:rsidR="007E0CC6" w:rsidRPr="00BD042B" w:rsidDel="00F92390">
          <w:rPr>
            <w:rFonts w:ascii="Calibri" w:eastAsia="Times New Roman" w:hAnsi="Calibri" w:cs="Calibri"/>
            <w:b/>
            <w:bCs/>
            <w:sz w:val="20"/>
            <w:szCs w:val="20"/>
          </w:rPr>
          <w:delText xml:space="preserve"> </w:delText>
        </w:r>
      </w:del>
      <w:ins w:id="69" w:author="Fenwick" w:date="2026-03-25T14:37:00Z" w16du:dateUtc="2026-03-25T18:37:00Z">
        <w:r w:rsidR="00F92390">
          <w:rPr>
            <w:rFonts w:ascii="Calibri" w:eastAsia="Times New Roman" w:hAnsi="Calibri" w:cs="Calibri"/>
            <w:b/>
            <w:bCs/>
            <w:sz w:val="20"/>
            <w:szCs w:val="20"/>
          </w:rPr>
          <w:t xml:space="preserve">Initiating User </w:t>
        </w:r>
      </w:ins>
      <w:r w:rsidR="007E0CC6" w:rsidRPr="00BD042B">
        <w:rPr>
          <w:rFonts w:ascii="Calibri" w:eastAsia="Times New Roman" w:hAnsi="Calibri" w:cs="Calibri"/>
          <w:b/>
          <w:bCs/>
          <w:sz w:val="20"/>
          <w:szCs w:val="20"/>
        </w:rPr>
        <w:t xml:space="preserve">Email Data. </w:t>
      </w:r>
      <w:proofErr w:type="gramStart"/>
      <w:r w:rsidR="00114622" w:rsidRPr="005C20E3">
        <w:rPr>
          <w:rFonts w:ascii="Calibri" w:eastAsia="Times New Roman" w:hAnsi="Calibri" w:cs="Calibri"/>
          <w:sz w:val="20"/>
          <w:szCs w:val="20"/>
        </w:rPr>
        <w:t>In order to</w:t>
      </w:r>
      <w:proofErr w:type="gramEnd"/>
      <w:r w:rsidR="00114622" w:rsidRPr="005C20E3">
        <w:rPr>
          <w:rFonts w:ascii="Calibri" w:eastAsia="Times New Roman" w:hAnsi="Calibri" w:cs="Calibri"/>
          <w:sz w:val="20"/>
          <w:szCs w:val="20"/>
        </w:rPr>
        <w:t xml:space="preserve"> use the Services</w:t>
      </w:r>
      <w:ins w:id="70" w:author="Fenwick" w:date="2026-03-30T18:05:00Z" w16du:dateUtc="2026-03-30T22:05:00Z">
        <w:r w:rsidR="005C370C">
          <w:rPr>
            <w:rFonts w:ascii="Calibri" w:eastAsia="Times New Roman" w:hAnsi="Calibri" w:cs="Calibri"/>
            <w:sz w:val="20"/>
            <w:szCs w:val="20"/>
          </w:rPr>
          <w:t xml:space="preserve"> as an Initiating User</w:t>
        </w:r>
      </w:ins>
      <w:r w:rsidR="00114622" w:rsidRPr="005C20E3">
        <w:rPr>
          <w:rFonts w:ascii="Calibri" w:eastAsia="Times New Roman" w:hAnsi="Calibri" w:cs="Calibri"/>
          <w:sz w:val="20"/>
          <w:szCs w:val="20"/>
        </w:rPr>
        <w:t xml:space="preserve">, you agree to the automatic forwarding of emails. </w:t>
      </w:r>
      <w:ins w:id="71" w:author="Fenwick" w:date="2026-03-30T18:07:00Z" w16du:dateUtc="2026-03-30T22:07:00Z">
        <w:r w:rsidR="005C370C">
          <w:rPr>
            <w:rFonts w:ascii="Calibri" w:eastAsia="Times New Roman" w:hAnsi="Calibri" w:cs="Calibri"/>
            <w:sz w:val="20"/>
            <w:szCs w:val="20"/>
          </w:rPr>
          <w:t>W</w:t>
        </w:r>
        <w:r w:rsidR="005C370C" w:rsidRPr="005C370C">
          <w:rPr>
            <w:rFonts w:ascii="Calibri" w:eastAsia="Times New Roman" w:hAnsi="Calibri" w:cs="Calibri"/>
            <w:sz w:val="20"/>
            <w:szCs w:val="20"/>
          </w:rPr>
          <w:t>hen an Initiating User forwards their incoming emails to Evryn, we collect and process personal information contained in those emails, including the sender's name, email address, message content, and metadata</w:t>
        </w:r>
        <w:r w:rsidR="005C370C">
          <w:rPr>
            <w:rFonts w:ascii="Calibri" w:eastAsia="Times New Roman" w:hAnsi="Calibri" w:cs="Calibri"/>
            <w:sz w:val="20"/>
            <w:szCs w:val="20"/>
          </w:rPr>
          <w:t xml:space="preserve"> (“</w:t>
        </w:r>
        <w:r w:rsidR="005C370C" w:rsidRPr="00566697">
          <w:rPr>
            <w:rFonts w:ascii="Calibri" w:eastAsia="Times New Roman" w:hAnsi="Calibri" w:cs="Calibri"/>
            <w:b/>
            <w:bCs/>
            <w:sz w:val="20"/>
            <w:szCs w:val="20"/>
          </w:rPr>
          <w:t>Initiating User Email Data</w:t>
        </w:r>
        <w:r w:rsidR="005C370C">
          <w:rPr>
            <w:rFonts w:ascii="Calibri" w:eastAsia="Times New Roman" w:hAnsi="Calibri" w:cs="Calibri"/>
            <w:sz w:val="20"/>
            <w:szCs w:val="20"/>
          </w:rPr>
          <w:t>”)</w:t>
        </w:r>
        <w:r w:rsidR="005C370C" w:rsidRPr="005C370C">
          <w:rPr>
            <w:rFonts w:ascii="Calibri" w:eastAsia="Times New Roman" w:hAnsi="Calibri" w:cs="Calibri"/>
            <w:sz w:val="20"/>
            <w:szCs w:val="20"/>
          </w:rPr>
          <w:t xml:space="preserve">. This occurs when individuals send emails to an Initiating User. </w:t>
        </w:r>
        <w:commentRangeStart w:id="72"/>
        <w:r w:rsidR="005C370C" w:rsidRPr="005C370C">
          <w:rPr>
            <w:rFonts w:ascii="Calibri" w:eastAsia="Times New Roman" w:hAnsi="Calibri" w:cs="Calibri"/>
            <w:sz w:val="20"/>
            <w:szCs w:val="20"/>
          </w:rPr>
          <w:t xml:space="preserve">We create user records for </w:t>
        </w:r>
      </w:ins>
      <w:ins w:id="73" w:author="Fenwick" w:date="2026-03-30T22:29:00Z" w16du:dateUtc="2026-03-31T02:29:00Z">
        <w:r w:rsidR="008164D7">
          <w:rPr>
            <w:rFonts w:ascii="Calibri" w:eastAsia="Times New Roman" w:hAnsi="Calibri" w:cs="Calibri"/>
            <w:sz w:val="20"/>
            <w:szCs w:val="20"/>
          </w:rPr>
          <w:t>these Non-initiating Users</w:t>
        </w:r>
      </w:ins>
      <w:ins w:id="74" w:author="Fenwick" w:date="2026-03-30T18:07:00Z" w16du:dateUtc="2026-03-30T22:07:00Z">
        <w:r w:rsidR="005C370C" w:rsidRPr="005C370C">
          <w:rPr>
            <w:rFonts w:ascii="Calibri" w:eastAsia="Times New Roman" w:hAnsi="Calibri" w:cs="Calibri"/>
            <w:sz w:val="20"/>
            <w:szCs w:val="20"/>
          </w:rPr>
          <w:t xml:space="preserve"> </w:t>
        </w:r>
      </w:ins>
      <w:ins w:id="75" w:author="Fenwick" w:date="2026-03-30T22:21:00Z" w16du:dateUtc="2026-03-31T02:21:00Z">
        <w:r w:rsidR="008164D7">
          <w:rPr>
            <w:rFonts w:ascii="Calibri" w:eastAsia="Times New Roman" w:hAnsi="Calibri" w:cs="Calibri"/>
            <w:sz w:val="20"/>
            <w:szCs w:val="20"/>
          </w:rPr>
          <w:t>so that our AI can evaluate mutual fit between individuals and facilitate high-quality connections on behalf of the Initiating User</w:t>
        </w:r>
        <w:commentRangeEnd w:id="72"/>
        <w:r w:rsidR="008164D7">
          <w:rPr>
            <w:rStyle w:val="CommentReference"/>
          </w:rPr>
          <w:commentReference w:id="72"/>
        </w:r>
      </w:ins>
      <w:ins w:id="76" w:author="Fenwick" w:date="2026-03-30T22:29:00Z" w16du:dateUtc="2026-03-31T02:29:00Z">
        <w:r w:rsidR="008164D7">
          <w:rPr>
            <w:rFonts w:ascii="Calibri" w:eastAsia="Times New Roman" w:hAnsi="Calibri" w:cs="Calibri"/>
            <w:sz w:val="20"/>
            <w:szCs w:val="20"/>
          </w:rPr>
          <w:t>. These Non</w:t>
        </w:r>
      </w:ins>
      <w:ins w:id="77" w:author="Fenwick" w:date="2026-03-30T22:30:00Z" w16du:dateUtc="2026-03-31T02:30:00Z">
        <w:r w:rsidR="008164D7">
          <w:rPr>
            <w:rFonts w:ascii="Calibri" w:eastAsia="Times New Roman" w:hAnsi="Calibri" w:cs="Calibri"/>
            <w:sz w:val="20"/>
            <w:szCs w:val="20"/>
          </w:rPr>
          <w:t>-</w:t>
        </w:r>
      </w:ins>
      <w:ins w:id="78" w:author="Fenwick" w:date="2026-03-30T22:29:00Z" w16du:dateUtc="2026-03-31T02:29:00Z">
        <w:r w:rsidR="008164D7">
          <w:rPr>
            <w:rFonts w:ascii="Calibri" w:eastAsia="Times New Roman" w:hAnsi="Calibri" w:cs="Calibri"/>
            <w:sz w:val="20"/>
            <w:szCs w:val="20"/>
          </w:rPr>
          <w:t>ini</w:t>
        </w:r>
      </w:ins>
      <w:ins w:id="79" w:author="Fenwick" w:date="2026-03-30T22:30:00Z" w16du:dateUtc="2026-03-31T02:30:00Z">
        <w:r w:rsidR="008164D7">
          <w:rPr>
            <w:rFonts w:ascii="Calibri" w:eastAsia="Times New Roman" w:hAnsi="Calibri" w:cs="Calibri"/>
            <w:sz w:val="20"/>
            <w:szCs w:val="20"/>
          </w:rPr>
          <w:t xml:space="preserve">tiating users </w:t>
        </w:r>
      </w:ins>
      <w:ins w:id="80" w:author="Fenwick" w:date="2026-03-30T22:29:00Z" w16du:dateUtc="2026-03-31T02:29:00Z">
        <w:r w:rsidR="008164D7">
          <w:rPr>
            <w:rFonts w:ascii="Calibri" w:eastAsia="Times New Roman" w:hAnsi="Calibri" w:cs="Calibri"/>
            <w:sz w:val="20"/>
            <w:szCs w:val="20"/>
          </w:rPr>
          <w:t>may be contacted by Evryn as part of providing the Services</w:t>
        </w:r>
      </w:ins>
      <w:del w:id="81" w:author="Fenwick" w:date="2026-03-30T18:07:00Z" w16du:dateUtc="2026-03-30T22:07:00Z">
        <w:r w:rsidR="007E0CC6" w:rsidRPr="00BD042B" w:rsidDel="005C370C">
          <w:rPr>
            <w:rFonts w:ascii="Calibri" w:eastAsia="Times New Roman" w:hAnsi="Calibri" w:cs="Calibri"/>
            <w:sz w:val="20"/>
            <w:szCs w:val="20"/>
          </w:rPr>
          <w:delText>When Evryn is copied on an email thread, Evryn</w:delText>
        </w:r>
        <w:r w:rsidR="005C20E3" w:rsidDel="005C370C">
          <w:rPr>
            <w:rFonts w:ascii="Calibri" w:eastAsia="Times New Roman" w:hAnsi="Calibri" w:cs="Calibri"/>
            <w:sz w:val="20"/>
            <w:szCs w:val="20"/>
          </w:rPr>
          <w:delText xml:space="preserve"> and </w:delText>
        </w:r>
        <w:r w:rsidDel="005C370C">
          <w:rPr>
            <w:rFonts w:ascii="Calibri" w:eastAsia="Times New Roman" w:hAnsi="Calibri" w:cs="Calibri"/>
            <w:sz w:val="20"/>
            <w:szCs w:val="20"/>
          </w:rPr>
          <w:delText xml:space="preserve">its </w:delText>
        </w:r>
        <w:r w:rsidR="005C20E3" w:rsidDel="005C370C">
          <w:rPr>
            <w:rFonts w:ascii="Calibri" w:eastAsia="Times New Roman" w:hAnsi="Calibri" w:cs="Calibri"/>
            <w:sz w:val="20"/>
            <w:szCs w:val="20"/>
          </w:rPr>
          <w:delText>service providers</w:delText>
        </w:r>
        <w:r w:rsidR="007E0CC6" w:rsidRPr="00BD042B" w:rsidDel="005C370C">
          <w:rPr>
            <w:rFonts w:ascii="Calibri" w:eastAsia="Times New Roman" w:hAnsi="Calibri" w:cs="Calibri"/>
            <w:sz w:val="20"/>
            <w:szCs w:val="20"/>
          </w:rPr>
          <w:delText xml:space="preserve"> will access the body or content of your emails or messages to provide the Services</w:delText>
        </w:r>
        <w:r w:rsidR="005C20E3" w:rsidDel="005C370C">
          <w:rPr>
            <w:rFonts w:ascii="Calibri" w:eastAsia="Times New Roman" w:hAnsi="Calibri" w:cs="Calibri"/>
            <w:sz w:val="20"/>
            <w:szCs w:val="20"/>
          </w:rPr>
          <w:delText xml:space="preserve">, understand context, and compose responses </w:delText>
        </w:r>
        <w:r w:rsidR="007E0CC6" w:rsidRPr="00BD042B" w:rsidDel="005C370C">
          <w:rPr>
            <w:rFonts w:ascii="Calibri" w:eastAsia="Times New Roman" w:hAnsi="Calibri" w:cs="Calibri"/>
            <w:sz w:val="20"/>
            <w:szCs w:val="20"/>
          </w:rPr>
          <w:delText>(“</w:delText>
        </w:r>
      </w:del>
      <w:del w:id="82" w:author="Fenwick" w:date="2026-03-25T14:37:00Z" w16du:dateUtc="2026-03-25T18:37:00Z">
        <w:r w:rsidR="00917C2D" w:rsidDel="00F92390">
          <w:rPr>
            <w:rFonts w:ascii="Calibri" w:eastAsia="Times New Roman" w:hAnsi="Calibri" w:cs="Calibri"/>
            <w:b/>
            <w:bCs/>
            <w:sz w:val="20"/>
            <w:szCs w:val="20"/>
          </w:rPr>
          <w:delText>Custome</w:delText>
        </w:r>
        <w:r w:rsidR="007E0CC6" w:rsidRPr="00BD042B" w:rsidDel="00F92390">
          <w:rPr>
            <w:rFonts w:ascii="Calibri" w:eastAsia="Times New Roman" w:hAnsi="Calibri" w:cs="Calibri"/>
            <w:b/>
            <w:bCs/>
            <w:sz w:val="20"/>
            <w:szCs w:val="20"/>
          </w:rPr>
          <w:delText xml:space="preserve">r </w:delText>
        </w:r>
      </w:del>
      <w:del w:id="83" w:author="Fenwick" w:date="2026-03-30T18:07:00Z" w16du:dateUtc="2026-03-30T22:07:00Z">
        <w:r w:rsidR="007E0CC6" w:rsidRPr="00BD042B" w:rsidDel="005C370C">
          <w:rPr>
            <w:rFonts w:ascii="Calibri" w:eastAsia="Times New Roman" w:hAnsi="Calibri" w:cs="Calibri"/>
            <w:b/>
            <w:bCs/>
            <w:sz w:val="20"/>
            <w:szCs w:val="20"/>
          </w:rPr>
          <w:delText>Email Data</w:delText>
        </w:r>
        <w:r w:rsidR="007E0CC6" w:rsidRPr="00BD042B" w:rsidDel="005C370C">
          <w:rPr>
            <w:rFonts w:ascii="Calibri" w:eastAsia="Times New Roman" w:hAnsi="Calibri" w:cs="Calibri"/>
            <w:sz w:val="20"/>
            <w:szCs w:val="20"/>
          </w:rPr>
          <w:delText>”)</w:delText>
        </w:r>
      </w:del>
      <w:r w:rsidR="007E0CC6" w:rsidRPr="00BD042B">
        <w:rPr>
          <w:rFonts w:ascii="Calibri" w:eastAsia="Times New Roman" w:hAnsi="Calibri" w:cs="Calibri"/>
          <w:sz w:val="20"/>
          <w:szCs w:val="20"/>
        </w:rPr>
        <w:t xml:space="preserve">. You can revoke our access to </w:t>
      </w:r>
      <w:del w:id="84" w:author="Fenwick" w:date="2026-03-30T18:07:00Z" w16du:dateUtc="2026-03-30T22:07:00Z">
        <w:r w:rsidR="007E0CC6" w:rsidRPr="00BD042B" w:rsidDel="00A740FA">
          <w:rPr>
            <w:rFonts w:ascii="Calibri" w:eastAsia="Times New Roman" w:hAnsi="Calibri" w:cs="Calibri"/>
            <w:sz w:val="20"/>
            <w:szCs w:val="20"/>
          </w:rPr>
          <w:delText xml:space="preserve">your </w:delText>
        </w:r>
        <w:r w:rsidR="002E7C17" w:rsidDel="00A740FA">
          <w:rPr>
            <w:rFonts w:ascii="Calibri" w:eastAsia="Times New Roman" w:hAnsi="Calibri" w:cs="Calibri"/>
            <w:sz w:val="20"/>
            <w:szCs w:val="20"/>
          </w:rPr>
          <w:delText>Customer</w:delText>
        </w:r>
      </w:del>
      <w:ins w:id="85" w:author="Fenwick" w:date="2026-03-30T18:07:00Z" w16du:dateUtc="2026-03-30T22:07:00Z">
        <w:r w:rsidR="00A740FA">
          <w:rPr>
            <w:rFonts w:ascii="Calibri" w:eastAsia="Times New Roman" w:hAnsi="Calibri" w:cs="Calibri"/>
            <w:sz w:val="20"/>
            <w:szCs w:val="20"/>
          </w:rPr>
          <w:t>Init</w:t>
        </w:r>
      </w:ins>
      <w:ins w:id="86" w:author="Fenwick" w:date="2026-03-30T18:08:00Z" w16du:dateUtc="2026-03-30T22:08:00Z">
        <w:r w:rsidR="00A740FA">
          <w:rPr>
            <w:rFonts w:ascii="Calibri" w:eastAsia="Times New Roman" w:hAnsi="Calibri" w:cs="Calibri"/>
            <w:sz w:val="20"/>
            <w:szCs w:val="20"/>
          </w:rPr>
          <w:t>iating User</w:t>
        </w:r>
      </w:ins>
      <w:r w:rsidR="002E7C17">
        <w:rPr>
          <w:rFonts w:ascii="Calibri" w:eastAsia="Times New Roman" w:hAnsi="Calibri" w:cs="Calibri"/>
          <w:sz w:val="20"/>
          <w:szCs w:val="20"/>
        </w:rPr>
        <w:t xml:space="preserve"> </w:t>
      </w:r>
      <w:r w:rsidR="007E0CC6" w:rsidRPr="00BD042B">
        <w:rPr>
          <w:rFonts w:ascii="Calibri" w:eastAsia="Times New Roman" w:hAnsi="Calibri" w:cs="Calibri"/>
          <w:sz w:val="20"/>
          <w:szCs w:val="20"/>
        </w:rPr>
        <w:t>Email Data at any time by removing</w:t>
      </w:r>
      <w:r w:rsidR="00DD12B4" w:rsidRPr="00BD042B">
        <w:rPr>
          <w:rFonts w:ascii="Calibri" w:eastAsia="Times New Roman" w:hAnsi="Calibri" w:cs="Calibri"/>
          <w:sz w:val="20"/>
          <w:szCs w:val="20"/>
        </w:rPr>
        <w:t xml:space="preserve"> Evryn</w:t>
      </w:r>
      <w:r w:rsidR="007E0CC6" w:rsidRPr="00BD042B">
        <w:rPr>
          <w:rFonts w:ascii="Calibri" w:eastAsia="Times New Roman" w:hAnsi="Calibri" w:cs="Calibri"/>
          <w:sz w:val="20"/>
          <w:szCs w:val="20"/>
        </w:rPr>
        <w:t xml:space="preserve"> from the applicable thread</w:t>
      </w:r>
      <w:r w:rsidR="00114622">
        <w:rPr>
          <w:rFonts w:ascii="Calibri" w:eastAsia="Times New Roman" w:hAnsi="Calibri" w:cs="Calibri"/>
          <w:sz w:val="20"/>
          <w:szCs w:val="20"/>
        </w:rPr>
        <w:t xml:space="preserve"> or stop forwarding emails to Evryn</w:t>
      </w:r>
      <w:r w:rsidR="007E0CC6" w:rsidRPr="00BD042B">
        <w:rPr>
          <w:rFonts w:ascii="Calibri" w:eastAsia="Times New Roman" w:hAnsi="Calibri" w:cs="Calibri"/>
          <w:sz w:val="20"/>
          <w:szCs w:val="20"/>
        </w:rPr>
        <w:t xml:space="preserve">. However, please note that your withdrawal will only take effect for future processing. </w:t>
      </w:r>
      <w:r w:rsidR="00B35981">
        <w:rPr>
          <w:rFonts w:ascii="Calibri" w:eastAsia="Times New Roman" w:hAnsi="Calibri" w:cs="Calibri"/>
          <w:sz w:val="20"/>
          <w:szCs w:val="20"/>
        </w:rPr>
        <w:t>If you stop forwarding emails to Evryn, Evryn will not be able to continue providing the Services.</w:t>
      </w:r>
      <w:r w:rsidR="00946CC8" w:rsidRPr="00BD042B">
        <w:rPr>
          <w:rFonts w:ascii="Calibri" w:eastAsia="Times New Roman" w:hAnsi="Calibri" w:cs="Calibri"/>
          <w:sz w:val="20"/>
          <w:szCs w:val="20"/>
        </w:rPr>
        <w:t xml:space="preserve"> </w:t>
      </w:r>
    </w:p>
    <w:p w14:paraId="3271A599" w14:textId="77777777" w:rsidR="007E0CC6" w:rsidRPr="00BD042B" w:rsidRDefault="007E0CC6" w:rsidP="00BD042B">
      <w:pPr>
        <w:rPr>
          <w:b/>
          <w:bCs/>
          <w:caps/>
          <w:sz w:val="20"/>
          <w:szCs w:val="20"/>
        </w:rPr>
      </w:pPr>
    </w:p>
    <w:p w14:paraId="09E0F601" w14:textId="5D63EC77" w:rsidR="003A5534" w:rsidRPr="00774162" w:rsidRDefault="00701156" w:rsidP="00774162">
      <w:pPr>
        <w:pStyle w:val="BodyTextIndent"/>
        <w:numPr>
          <w:ilvl w:val="0"/>
          <w:numId w:val="1"/>
        </w:numPr>
        <w:spacing w:after="0"/>
        <w:rPr>
          <w:rFonts w:ascii="Calibri" w:eastAsia="Times New Roman" w:hAnsi="Calibri" w:cs="Calibri"/>
          <w:b/>
          <w:bCs/>
          <w:sz w:val="20"/>
          <w:szCs w:val="20"/>
          <w:lang w:bidi="en-US"/>
        </w:rPr>
      </w:pPr>
      <w:r w:rsidRPr="009758F3">
        <w:rPr>
          <w:rFonts w:ascii="Calibri" w:hAnsi="Calibri" w:cs="Calibri"/>
          <w:b/>
          <w:bCs/>
          <w:sz w:val="20"/>
          <w:szCs w:val="20"/>
          <w:lang w:bidi="en-US"/>
        </w:rPr>
        <w:t>Your Communications with Us</w:t>
      </w:r>
      <w:r w:rsidRPr="009758F3">
        <w:rPr>
          <w:rFonts w:ascii="Calibri" w:hAnsi="Calibri" w:cs="Calibri"/>
          <w:sz w:val="20"/>
          <w:szCs w:val="20"/>
          <w:lang w:bidi="en-US"/>
        </w:rPr>
        <w:t>. We, and our service providers</w:t>
      </w:r>
      <w:r w:rsidR="00224245">
        <w:rPr>
          <w:rFonts w:ascii="Calibri" w:hAnsi="Calibri" w:cs="Calibri"/>
          <w:sz w:val="20"/>
          <w:szCs w:val="20"/>
          <w:lang w:bidi="en-US"/>
        </w:rPr>
        <w:t>,</w:t>
      </w:r>
      <w:r w:rsidRPr="009758F3">
        <w:rPr>
          <w:rFonts w:ascii="Calibri" w:hAnsi="Calibri" w:cs="Calibri"/>
          <w:sz w:val="20"/>
          <w:szCs w:val="20"/>
          <w:lang w:bidi="en-US"/>
        </w:rPr>
        <w:t xml:space="preserve"> may collect the information you communicate to us, such </w:t>
      </w:r>
      <w:r w:rsidR="00691A9C">
        <w:rPr>
          <w:rFonts w:ascii="Calibri" w:hAnsi="Calibri" w:cs="Calibri"/>
          <w:sz w:val="20"/>
          <w:szCs w:val="20"/>
          <w:lang w:bidi="en-US"/>
        </w:rPr>
        <w:t xml:space="preserve">as </w:t>
      </w:r>
      <w:r w:rsidR="002B1E7B">
        <w:rPr>
          <w:rFonts w:ascii="Calibri" w:hAnsi="Calibri" w:cs="Calibri"/>
          <w:sz w:val="20"/>
          <w:szCs w:val="20"/>
          <w:lang w:bidi="en-US"/>
        </w:rPr>
        <w:t>through email</w:t>
      </w:r>
      <w:r w:rsidRPr="009758F3">
        <w:rPr>
          <w:rFonts w:ascii="Calibri" w:hAnsi="Calibri" w:cs="Calibri"/>
          <w:sz w:val="20"/>
          <w:szCs w:val="20"/>
          <w:lang w:bidi="en-US"/>
        </w:rPr>
        <w:t>.</w:t>
      </w:r>
    </w:p>
    <w:p w14:paraId="09E0F603" w14:textId="77777777" w:rsidR="003A5534" w:rsidRPr="009758F3" w:rsidRDefault="003A5534" w:rsidP="00376926">
      <w:pPr>
        <w:pStyle w:val="ListParagraph"/>
        <w:rPr>
          <w:rFonts w:eastAsia="Times New Roman"/>
          <w:b/>
          <w:bCs/>
          <w:sz w:val="20"/>
          <w:szCs w:val="20"/>
        </w:rPr>
      </w:pPr>
    </w:p>
    <w:p w14:paraId="09E0F60B" w14:textId="7479E468" w:rsidR="003A5534" w:rsidRPr="00BD042B" w:rsidRDefault="00701156" w:rsidP="00691A9C">
      <w:pPr>
        <w:pStyle w:val="ListParagraph"/>
        <w:numPr>
          <w:ilvl w:val="0"/>
          <w:numId w:val="1"/>
        </w:numPr>
        <w:jc w:val="both"/>
        <w:rPr>
          <w:rFonts w:eastAsia="Times New Roman"/>
          <w:b/>
          <w:bCs/>
          <w:sz w:val="20"/>
          <w:szCs w:val="20"/>
        </w:rPr>
      </w:pPr>
      <w:r w:rsidRPr="009758F3">
        <w:rPr>
          <w:rFonts w:eastAsia="Times New Roman"/>
          <w:b/>
          <w:bCs/>
          <w:sz w:val="20"/>
          <w:szCs w:val="20"/>
        </w:rPr>
        <w:t>Interactive Features</w:t>
      </w:r>
      <w:r w:rsidRPr="009758F3">
        <w:rPr>
          <w:rFonts w:eastAsia="Times New Roman"/>
          <w:sz w:val="20"/>
          <w:szCs w:val="20"/>
        </w:rPr>
        <w:t xml:space="preserve">. We and others who use our </w:t>
      </w:r>
      <w:r w:rsidR="00114622">
        <w:rPr>
          <w:rFonts w:eastAsia="Times New Roman"/>
          <w:sz w:val="20"/>
          <w:szCs w:val="20"/>
        </w:rPr>
        <w:t>Services</w:t>
      </w:r>
      <w:r w:rsidR="00114622" w:rsidRPr="009758F3">
        <w:rPr>
          <w:rFonts w:eastAsia="Times New Roman"/>
          <w:sz w:val="20"/>
          <w:szCs w:val="20"/>
        </w:rPr>
        <w:t xml:space="preserve"> </w:t>
      </w:r>
      <w:r w:rsidRPr="009758F3">
        <w:rPr>
          <w:rFonts w:eastAsia="Times New Roman"/>
          <w:sz w:val="20"/>
          <w:szCs w:val="20"/>
        </w:rPr>
        <w:t xml:space="preserve">may collect personal information that you submit or make available through our interactive features (e.g., social media pages). </w:t>
      </w:r>
      <w:commentRangeStart w:id="87"/>
      <w:r w:rsidRPr="009758F3">
        <w:rPr>
          <w:rFonts w:eastAsia="Times New Roman"/>
          <w:sz w:val="20"/>
          <w:szCs w:val="20"/>
        </w:rPr>
        <w:t xml:space="preserve">Any information you provide using the public sharing features of the </w:t>
      </w:r>
      <w:r w:rsidR="005159E3">
        <w:rPr>
          <w:rFonts w:eastAsia="Times New Roman"/>
          <w:sz w:val="20"/>
          <w:szCs w:val="20"/>
        </w:rPr>
        <w:t>Services</w:t>
      </w:r>
      <w:r w:rsidR="005159E3" w:rsidRPr="009758F3">
        <w:rPr>
          <w:rFonts w:eastAsia="Times New Roman"/>
          <w:sz w:val="20"/>
          <w:szCs w:val="20"/>
        </w:rPr>
        <w:t xml:space="preserve"> </w:t>
      </w:r>
      <w:r w:rsidRPr="009758F3">
        <w:rPr>
          <w:rFonts w:eastAsia="Times New Roman"/>
          <w:sz w:val="20"/>
          <w:szCs w:val="20"/>
        </w:rPr>
        <w:t>will be considered “public.”</w:t>
      </w:r>
      <w:commentRangeEnd w:id="87"/>
      <w:r w:rsidR="00DF5628" w:rsidRPr="00BD042B">
        <w:rPr>
          <w:rStyle w:val="CommentReference"/>
          <w:rFonts w:eastAsia="Times New Roman"/>
          <w:b/>
          <w:bCs/>
          <w:sz w:val="20"/>
          <w:szCs w:val="20"/>
        </w:rPr>
        <w:commentReference w:id="87"/>
      </w:r>
      <w:ins w:id="88" w:author="Fenwick" w:date="2026-03-30T22:35:00Z" w16du:dateUtc="2026-03-31T02:35:00Z">
        <w:r w:rsidR="000B1EBD">
          <w:rPr>
            <w:rFonts w:eastAsia="Times New Roman"/>
            <w:sz w:val="20"/>
            <w:szCs w:val="20"/>
          </w:rPr>
          <w:t xml:space="preserve"> We will only publicly feature user-provided content, such as success stories, with</w:t>
        </w:r>
        <w:r w:rsidR="00185755">
          <w:rPr>
            <w:rFonts w:eastAsia="Times New Roman"/>
            <w:sz w:val="20"/>
            <w:szCs w:val="20"/>
          </w:rPr>
          <w:t xml:space="preserve"> your</w:t>
        </w:r>
        <w:r w:rsidR="000B1EBD">
          <w:rPr>
            <w:rFonts w:eastAsia="Times New Roman"/>
            <w:sz w:val="20"/>
            <w:szCs w:val="20"/>
          </w:rPr>
          <w:t xml:space="preserve"> consent.</w:t>
        </w:r>
      </w:ins>
    </w:p>
    <w:p w14:paraId="5D8ED5E2" w14:textId="77777777" w:rsidR="003C627F" w:rsidRPr="00BD042B" w:rsidRDefault="003C627F" w:rsidP="00BD042B">
      <w:pPr>
        <w:pStyle w:val="ListParagraph"/>
        <w:rPr>
          <w:rFonts w:eastAsia="Times New Roman"/>
          <w:b/>
          <w:bCs/>
          <w:sz w:val="20"/>
          <w:szCs w:val="20"/>
        </w:rPr>
      </w:pPr>
    </w:p>
    <w:p w14:paraId="7E8E1E63" w14:textId="77777777" w:rsidR="003C627F" w:rsidRPr="00BD042B" w:rsidRDefault="003C627F" w:rsidP="003C627F">
      <w:pPr>
        <w:pStyle w:val="BodyTextIndent"/>
        <w:numPr>
          <w:ilvl w:val="0"/>
          <w:numId w:val="1"/>
        </w:numPr>
        <w:rPr>
          <w:rFonts w:ascii="Calibri" w:eastAsia="Times New Roman" w:hAnsi="Calibri" w:cs="Calibri"/>
          <w:b/>
          <w:bCs/>
          <w:sz w:val="20"/>
          <w:szCs w:val="20"/>
          <w:lang w:bidi="en-US"/>
        </w:rPr>
      </w:pPr>
      <w:r w:rsidRPr="00BD042B">
        <w:rPr>
          <w:rFonts w:ascii="Calibri" w:eastAsia="Times New Roman" w:hAnsi="Calibri" w:cs="Calibri"/>
          <w:b/>
          <w:bCs/>
          <w:sz w:val="20"/>
          <w:szCs w:val="20"/>
          <w:lang w:bidi="en-US"/>
        </w:rPr>
        <w:t xml:space="preserve">Conferences, Trade Shows, and Other Events. </w:t>
      </w:r>
      <w:r w:rsidRPr="00BD042B">
        <w:rPr>
          <w:rFonts w:ascii="Calibri" w:eastAsia="Times New Roman" w:hAnsi="Calibri" w:cs="Calibri"/>
          <w:sz w:val="20"/>
          <w:szCs w:val="20"/>
          <w:lang w:bidi="en-US"/>
        </w:rPr>
        <w:t>We may collect personal information from individuals when we attend or host conferences, trade shows, and other events.</w:t>
      </w:r>
      <w:r w:rsidRPr="00BD042B">
        <w:rPr>
          <w:rFonts w:ascii="Calibri" w:eastAsia="Times New Roman" w:hAnsi="Calibri" w:cs="Calibri"/>
          <w:b/>
          <w:bCs/>
          <w:sz w:val="20"/>
          <w:szCs w:val="20"/>
          <w:lang w:bidi="en-US"/>
        </w:rPr>
        <w:t xml:space="preserve"> </w:t>
      </w:r>
    </w:p>
    <w:p w14:paraId="2D30AAC9" w14:textId="77777777" w:rsidR="003C627F" w:rsidRPr="00BD042B" w:rsidRDefault="003C627F" w:rsidP="003C627F">
      <w:pPr>
        <w:pStyle w:val="BodyTextIndent"/>
        <w:numPr>
          <w:ilvl w:val="0"/>
          <w:numId w:val="1"/>
        </w:numPr>
        <w:rPr>
          <w:rFonts w:ascii="Calibri" w:eastAsia="Times New Roman" w:hAnsi="Calibri" w:cs="Calibri"/>
          <w:b/>
          <w:bCs/>
          <w:sz w:val="20"/>
          <w:szCs w:val="20"/>
          <w:lang w:bidi="en-US"/>
        </w:rPr>
      </w:pPr>
      <w:r w:rsidRPr="00BD042B">
        <w:rPr>
          <w:rFonts w:ascii="Calibri" w:eastAsia="Times New Roman" w:hAnsi="Calibri" w:cs="Calibri"/>
          <w:b/>
          <w:bCs/>
          <w:sz w:val="20"/>
          <w:szCs w:val="20"/>
          <w:lang w:bidi="en-US"/>
        </w:rPr>
        <w:t xml:space="preserve">Business Development and Strategic Partnerships. </w:t>
      </w:r>
      <w:r w:rsidRPr="00BD042B">
        <w:rPr>
          <w:rFonts w:ascii="Calibri" w:eastAsia="Times New Roman" w:hAnsi="Calibri" w:cs="Calibri"/>
          <w:sz w:val="20"/>
          <w:szCs w:val="20"/>
          <w:lang w:bidi="en-US"/>
        </w:rPr>
        <w:t>We may collect personal information from individuals and third parties to assess and pursue potential business opportunities.</w:t>
      </w:r>
      <w:r w:rsidRPr="00BD042B">
        <w:rPr>
          <w:rFonts w:ascii="Calibri" w:eastAsia="Times New Roman" w:hAnsi="Calibri" w:cs="Calibri"/>
          <w:b/>
          <w:bCs/>
          <w:sz w:val="20"/>
          <w:szCs w:val="20"/>
          <w:lang w:bidi="en-US"/>
        </w:rPr>
        <w:t xml:space="preserve"> </w:t>
      </w:r>
    </w:p>
    <w:p w14:paraId="10A9CFA0" w14:textId="0BAD80D6" w:rsidR="003C627F" w:rsidRPr="004D074F" w:rsidRDefault="003C627F" w:rsidP="00BD042B">
      <w:pPr>
        <w:pStyle w:val="BodyTextIndent"/>
        <w:numPr>
          <w:ilvl w:val="0"/>
          <w:numId w:val="1"/>
        </w:numPr>
        <w:spacing w:after="0"/>
        <w:rPr>
          <w:rFonts w:eastAsia="Times New Roman"/>
          <w:sz w:val="20"/>
          <w:szCs w:val="20"/>
        </w:rPr>
      </w:pPr>
      <w:r w:rsidRPr="00BD042B">
        <w:rPr>
          <w:rFonts w:ascii="Calibri" w:eastAsia="Times New Roman" w:hAnsi="Calibri" w:cs="Calibri"/>
          <w:b/>
          <w:bCs/>
          <w:sz w:val="20"/>
          <w:szCs w:val="20"/>
          <w:lang w:bidi="en-US"/>
        </w:rPr>
        <w:t xml:space="preserve">Job Applications. </w:t>
      </w:r>
      <w:r w:rsidRPr="00BD042B">
        <w:rPr>
          <w:rFonts w:ascii="Calibri" w:eastAsia="Times New Roman" w:hAnsi="Calibri" w:cs="Calibri"/>
          <w:sz w:val="20"/>
          <w:szCs w:val="20"/>
          <w:lang w:bidi="en-US"/>
        </w:rPr>
        <w:t xml:space="preserve">If you apply for a job with us, we will collect any personal information you provide in connection with your application, such as your contact information and CV. </w:t>
      </w:r>
    </w:p>
    <w:p w14:paraId="16E4E22D" w14:textId="77777777" w:rsidR="004D074F" w:rsidRDefault="004D074F" w:rsidP="004D074F">
      <w:pPr>
        <w:pStyle w:val="BodyTextIndent"/>
        <w:spacing w:after="0"/>
        <w:ind w:left="0"/>
        <w:rPr>
          <w:rFonts w:ascii="Calibri" w:eastAsia="Times New Roman" w:hAnsi="Calibri" w:cs="Calibri"/>
          <w:b/>
          <w:bCs/>
          <w:sz w:val="20"/>
          <w:szCs w:val="20"/>
          <w:lang w:bidi="en-US"/>
        </w:rPr>
      </w:pPr>
    </w:p>
    <w:p w14:paraId="3DC6AC23" w14:textId="580BE35F" w:rsidR="004D074F" w:rsidRPr="004D074F" w:rsidRDefault="004D074F" w:rsidP="004D074F">
      <w:pPr>
        <w:pStyle w:val="BodyTextIndent"/>
        <w:spacing w:after="0"/>
        <w:ind w:left="0"/>
        <w:rPr>
          <w:ins w:id="89" w:author="Fenwick" w:date="2026-03-23T13:01:00Z" w16du:dateUtc="2026-03-23T17:01:00Z"/>
          <w:rFonts w:ascii="Calibri" w:eastAsia="Times New Roman" w:hAnsi="Calibri" w:cs="Calibri"/>
          <w:sz w:val="20"/>
          <w:szCs w:val="20"/>
        </w:rPr>
      </w:pPr>
      <w:commentRangeStart w:id="90"/>
      <w:ins w:id="91" w:author="Fenwick" w:date="2026-03-23T13:01:00Z" w16du:dateUtc="2026-03-23T17:01:00Z">
        <w:r w:rsidRPr="00566697">
          <w:rPr>
            <w:rFonts w:ascii="Calibri" w:eastAsia="Times New Roman" w:hAnsi="Calibri" w:cs="Calibri"/>
            <w:b/>
            <w:bCs/>
            <w:sz w:val="20"/>
            <w:szCs w:val="20"/>
          </w:rPr>
          <w:t>No Sensitive Data</w:t>
        </w:r>
      </w:ins>
      <w:commentRangeEnd w:id="90"/>
      <w:ins w:id="92" w:author="Fenwick" w:date="2026-03-30T22:38:00Z" w16du:dateUtc="2026-03-31T02:38:00Z">
        <w:r w:rsidR="00AE7238">
          <w:rPr>
            <w:rStyle w:val="CommentReference"/>
          </w:rPr>
          <w:commentReference w:id="90"/>
        </w:r>
      </w:ins>
      <w:ins w:id="93" w:author="Fenwick" w:date="2026-03-23T13:01:00Z" w16du:dateUtc="2026-03-23T17:01:00Z">
        <w:r w:rsidRPr="004D074F">
          <w:rPr>
            <w:rFonts w:ascii="Calibri" w:eastAsia="Times New Roman" w:hAnsi="Calibri" w:cs="Calibri"/>
            <w:sz w:val="20"/>
            <w:szCs w:val="20"/>
          </w:rPr>
          <w:t xml:space="preserve">: When </w:t>
        </w:r>
      </w:ins>
      <w:ins w:id="94" w:author="Fenwick" w:date="2026-03-23T13:02:00Z" w16du:dateUtc="2026-03-23T17:02:00Z">
        <w:r>
          <w:rPr>
            <w:rFonts w:ascii="Calibri" w:eastAsia="Times New Roman" w:hAnsi="Calibri" w:cs="Calibri"/>
            <w:sz w:val="20"/>
            <w:szCs w:val="20"/>
          </w:rPr>
          <w:t>forwarding content as an Initiating User</w:t>
        </w:r>
      </w:ins>
      <w:ins w:id="95" w:author="Fenwick" w:date="2026-03-23T13:01:00Z" w16du:dateUtc="2026-03-23T17:01:00Z">
        <w:r w:rsidRPr="004D074F">
          <w:rPr>
            <w:rFonts w:ascii="Calibri" w:eastAsia="Times New Roman" w:hAnsi="Calibri" w:cs="Calibri"/>
            <w:sz w:val="20"/>
            <w:szCs w:val="20"/>
          </w:rPr>
          <w:t>,</w:t>
        </w:r>
      </w:ins>
      <w:ins w:id="96" w:author="Fenwick" w:date="2026-03-31T12:43:00Z" w16du:dateUtc="2026-03-31T16:43:00Z">
        <w:r w:rsidR="00D82F67">
          <w:rPr>
            <w:rFonts w:ascii="Calibri" w:eastAsia="Times New Roman" w:hAnsi="Calibri" w:cs="Calibri"/>
            <w:sz w:val="20"/>
            <w:szCs w:val="20"/>
          </w:rPr>
          <w:t xml:space="preserve"> please</w:t>
        </w:r>
      </w:ins>
      <w:ins w:id="97" w:author="Fenwick" w:date="2026-03-23T13:01:00Z" w16du:dateUtc="2026-03-23T17:01:00Z">
        <w:r w:rsidRPr="004D074F">
          <w:rPr>
            <w:rFonts w:ascii="Calibri" w:eastAsia="Times New Roman" w:hAnsi="Calibri" w:cs="Calibri"/>
            <w:sz w:val="20"/>
            <w:szCs w:val="20"/>
          </w:rPr>
          <w:t xml:space="preserve"> do not provide any </w:t>
        </w:r>
      </w:ins>
      <w:ins w:id="98" w:author="Fenwick" w:date="2026-03-30T18:04:00Z" w16du:dateUtc="2026-03-30T22:04:00Z">
        <w:r w:rsidR="008E3E2A">
          <w:rPr>
            <w:rFonts w:ascii="Calibri" w:eastAsia="Times New Roman" w:hAnsi="Calibri" w:cs="Calibri"/>
            <w:sz w:val="20"/>
            <w:szCs w:val="20"/>
          </w:rPr>
          <w:t>r</w:t>
        </w:r>
      </w:ins>
      <w:ins w:id="99" w:author="Fenwick" w:date="2026-03-23T13:54:00Z" w16du:dateUtc="2026-03-23T17:54:00Z">
        <w:r w:rsidR="00364561">
          <w:rPr>
            <w:rFonts w:ascii="Calibri" w:eastAsia="Times New Roman" w:hAnsi="Calibri" w:cs="Calibri"/>
            <w:sz w:val="20"/>
            <w:szCs w:val="20"/>
          </w:rPr>
          <w:t xml:space="preserve">egulated </w:t>
        </w:r>
      </w:ins>
      <w:ins w:id="100" w:author="Fenwick" w:date="2026-03-30T18:04:00Z" w16du:dateUtc="2026-03-30T22:04:00Z">
        <w:r w:rsidR="008E3E2A">
          <w:rPr>
            <w:rFonts w:ascii="Calibri" w:eastAsia="Times New Roman" w:hAnsi="Calibri" w:cs="Calibri"/>
            <w:sz w:val="20"/>
            <w:szCs w:val="20"/>
          </w:rPr>
          <w:t>p</w:t>
        </w:r>
      </w:ins>
      <w:ins w:id="101" w:author="Fenwick" w:date="2026-03-23T13:54:00Z" w16du:dateUtc="2026-03-23T17:54:00Z">
        <w:r w:rsidR="00364561">
          <w:rPr>
            <w:rFonts w:ascii="Calibri" w:eastAsia="Times New Roman" w:hAnsi="Calibri" w:cs="Calibri"/>
            <w:sz w:val="20"/>
            <w:szCs w:val="20"/>
          </w:rPr>
          <w:t xml:space="preserve">ersonal </w:t>
        </w:r>
      </w:ins>
      <w:ins w:id="102" w:author="Fenwick" w:date="2026-03-30T18:04:00Z" w16du:dateUtc="2026-03-30T22:04:00Z">
        <w:r w:rsidR="008E3E2A">
          <w:rPr>
            <w:rFonts w:ascii="Calibri" w:eastAsia="Times New Roman" w:hAnsi="Calibri" w:cs="Calibri"/>
            <w:sz w:val="20"/>
            <w:szCs w:val="20"/>
          </w:rPr>
          <w:t>i</w:t>
        </w:r>
      </w:ins>
      <w:ins w:id="103" w:author="Fenwick" w:date="2026-03-23T13:54:00Z" w16du:dateUtc="2026-03-23T17:54:00Z">
        <w:r w:rsidR="00364561">
          <w:rPr>
            <w:rFonts w:ascii="Calibri" w:eastAsia="Times New Roman" w:hAnsi="Calibri" w:cs="Calibri"/>
            <w:sz w:val="20"/>
            <w:szCs w:val="20"/>
          </w:rPr>
          <w:t xml:space="preserve">nformation </w:t>
        </w:r>
      </w:ins>
      <w:ins w:id="104" w:author="Fenwick" w:date="2026-03-23T13:01:00Z" w16du:dateUtc="2026-03-23T17:01:00Z">
        <w:r w:rsidRPr="004D074F">
          <w:rPr>
            <w:rFonts w:ascii="Calibri" w:eastAsia="Times New Roman" w:hAnsi="Calibri" w:cs="Calibri"/>
            <w:sz w:val="20"/>
            <w:szCs w:val="20"/>
          </w:rPr>
          <w:t>(</w:t>
        </w:r>
      </w:ins>
      <w:ins w:id="105" w:author="Fenwick" w:date="2026-03-31T12:43:00Z" w16du:dateUtc="2026-03-31T16:43:00Z">
        <w:r w:rsidR="00FD2869">
          <w:rPr>
            <w:rFonts w:ascii="Calibri" w:eastAsia="Times New Roman" w:hAnsi="Calibri" w:cs="Calibri"/>
            <w:sz w:val="20"/>
            <w:szCs w:val="20"/>
          </w:rPr>
          <w:t>such as</w:t>
        </w:r>
      </w:ins>
      <w:ins w:id="106" w:author="Fenwick" w:date="2026-03-23T13:55:00Z" w16du:dateUtc="2026-03-23T17:55:00Z">
        <w:r w:rsidR="00364561">
          <w:rPr>
            <w:rFonts w:ascii="Calibri" w:eastAsia="Times New Roman" w:hAnsi="Calibri" w:cs="Calibri"/>
            <w:sz w:val="20"/>
            <w:szCs w:val="20"/>
          </w:rPr>
          <w:t xml:space="preserve"> personal health information, social security numbers, financial data, cardholder data, etc.</w:t>
        </w:r>
      </w:ins>
      <w:ins w:id="107" w:author="Fenwick" w:date="2026-03-23T13:01:00Z" w16du:dateUtc="2026-03-23T17:01:00Z">
        <w:r w:rsidRPr="004D074F">
          <w:rPr>
            <w:rFonts w:ascii="Calibri" w:eastAsia="Times New Roman" w:hAnsi="Calibri" w:cs="Calibri"/>
            <w:sz w:val="20"/>
            <w:szCs w:val="20"/>
          </w:rPr>
          <w:t xml:space="preserve">) </w:t>
        </w:r>
      </w:ins>
      <w:ins w:id="108" w:author="Fenwick" w:date="2026-03-31T12:44:00Z" w16du:dateUtc="2026-03-31T16:44:00Z">
        <w:r w:rsidR="00317A67">
          <w:rPr>
            <w:rFonts w:ascii="Calibri" w:eastAsia="Times New Roman" w:hAnsi="Calibri" w:cs="Calibri"/>
            <w:sz w:val="20"/>
            <w:szCs w:val="20"/>
          </w:rPr>
          <w:t>to Evryn</w:t>
        </w:r>
      </w:ins>
      <w:ins w:id="109" w:author="Fenwick" w:date="2026-03-23T13:01:00Z" w16du:dateUtc="2026-03-23T17:01:00Z">
        <w:r w:rsidRPr="004D074F">
          <w:rPr>
            <w:rFonts w:ascii="Calibri" w:eastAsia="Times New Roman" w:hAnsi="Calibri" w:cs="Calibri"/>
            <w:sz w:val="20"/>
            <w:szCs w:val="20"/>
          </w:rPr>
          <w:t>.</w:t>
        </w:r>
      </w:ins>
    </w:p>
    <w:p w14:paraId="11955FDA" w14:textId="77777777" w:rsidR="00691A9C" w:rsidRPr="00691A9C" w:rsidRDefault="00691A9C" w:rsidP="00691A9C">
      <w:pPr>
        <w:jc w:val="both"/>
        <w:rPr>
          <w:rFonts w:eastAsia="Times New Roman"/>
          <w:b/>
          <w:bCs/>
          <w:sz w:val="20"/>
          <w:szCs w:val="20"/>
        </w:rPr>
      </w:pPr>
    </w:p>
    <w:p w14:paraId="09E0F60C" w14:textId="77777777" w:rsidR="003A5534" w:rsidRPr="009758F3" w:rsidRDefault="00701156" w:rsidP="00376926">
      <w:pPr>
        <w:pStyle w:val="BodyTextIndent"/>
        <w:numPr>
          <w:ilvl w:val="0"/>
          <w:numId w:val="7"/>
        </w:numPr>
        <w:spacing w:after="0"/>
        <w:rPr>
          <w:rFonts w:ascii="Calibri" w:hAnsi="Calibri" w:cs="Calibri"/>
          <w:b/>
          <w:bCs/>
          <w:sz w:val="20"/>
          <w:szCs w:val="20"/>
          <w:lang w:bidi="en-US"/>
        </w:rPr>
      </w:pPr>
      <w:r w:rsidRPr="009758F3">
        <w:rPr>
          <w:rFonts w:ascii="Calibri" w:hAnsi="Calibri" w:cs="Calibri"/>
          <w:b/>
          <w:bCs/>
          <w:sz w:val="20"/>
          <w:szCs w:val="20"/>
          <w:lang w:bidi="en-US"/>
        </w:rPr>
        <w:t xml:space="preserve">Personal Information Collected Automatically </w:t>
      </w:r>
    </w:p>
    <w:p w14:paraId="09E0F60D" w14:textId="77777777" w:rsidR="003A5534" w:rsidRPr="009758F3" w:rsidRDefault="003A5534" w:rsidP="00376926">
      <w:pPr>
        <w:pStyle w:val="BodyTextIndent"/>
        <w:spacing w:after="0"/>
        <w:ind w:left="0"/>
        <w:rPr>
          <w:rFonts w:ascii="Calibri" w:hAnsi="Calibri" w:cs="Calibri"/>
          <w:sz w:val="20"/>
          <w:szCs w:val="20"/>
          <w:lang w:bidi="en-US"/>
        </w:rPr>
      </w:pPr>
    </w:p>
    <w:p w14:paraId="09E0F60E" w14:textId="603832AA" w:rsidR="003A5534" w:rsidRPr="009758F3" w:rsidRDefault="00701156"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 xml:space="preserve">We may collect personal information automatically when you use the </w:t>
      </w:r>
      <w:r w:rsidR="0056635F">
        <w:rPr>
          <w:rFonts w:ascii="Calibri" w:hAnsi="Calibri" w:cs="Calibri"/>
          <w:sz w:val="20"/>
          <w:szCs w:val="20"/>
          <w:lang w:bidi="en-US"/>
        </w:rPr>
        <w:t>Services</w:t>
      </w:r>
      <w:r w:rsidRPr="009758F3">
        <w:rPr>
          <w:rFonts w:ascii="Calibri" w:hAnsi="Calibri" w:cs="Calibri"/>
          <w:sz w:val="20"/>
          <w:szCs w:val="20"/>
          <w:lang w:bidi="en-US"/>
        </w:rPr>
        <w:t xml:space="preserve">. </w:t>
      </w:r>
    </w:p>
    <w:p w14:paraId="09E0F60F" w14:textId="77777777" w:rsidR="003A5534" w:rsidRPr="009758F3" w:rsidRDefault="003A5534" w:rsidP="00376926">
      <w:pPr>
        <w:pStyle w:val="BodyTextIndent"/>
        <w:spacing w:after="0"/>
        <w:ind w:left="0"/>
        <w:rPr>
          <w:rFonts w:ascii="Calibri" w:hAnsi="Calibri" w:cs="Calibri"/>
          <w:sz w:val="20"/>
          <w:szCs w:val="20"/>
          <w:lang w:bidi="en-US"/>
        </w:rPr>
      </w:pPr>
    </w:p>
    <w:p w14:paraId="09E0F610" w14:textId="6A08376A" w:rsidR="003A5534" w:rsidRPr="009758F3" w:rsidRDefault="00701156" w:rsidP="00376926">
      <w:pPr>
        <w:pStyle w:val="BodyTextIndent"/>
        <w:numPr>
          <w:ilvl w:val="0"/>
          <w:numId w:val="1"/>
        </w:numPr>
        <w:spacing w:after="0"/>
        <w:rPr>
          <w:rFonts w:ascii="Calibri" w:hAnsi="Calibri" w:cs="Calibri"/>
          <w:sz w:val="20"/>
          <w:szCs w:val="20"/>
          <w:lang w:bidi="en-US"/>
        </w:rPr>
      </w:pPr>
      <w:r w:rsidRPr="009758F3">
        <w:rPr>
          <w:rFonts w:ascii="Calibri" w:hAnsi="Calibri" w:cs="Calibri"/>
          <w:b/>
          <w:bCs/>
          <w:sz w:val="20"/>
          <w:szCs w:val="20"/>
          <w:lang w:bidi="en-US"/>
        </w:rPr>
        <w:t>Device Information</w:t>
      </w:r>
      <w:r w:rsidRPr="009758F3">
        <w:rPr>
          <w:rFonts w:ascii="Calibri" w:hAnsi="Calibri" w:cs="Calibri"/>
          <w:sz w:val="20"/>
          <w:szCs w:val="20"/>
          <w:lang w:bidi="en-US"/>
        </w:rPr>
        <w:t xml:space="preserve">. We may collect personal information about your device, such as your Internet protocol (IP) address, user settings, cookie identifiers, other unique identifiers, browser or device information, Internet service provider, and location information (including, as applicable, </w:t>
      </w:r>
      <w:r w:rsidR="00665DBC">
        <w:rPr>
          <w:rFonts w:ascii="Calibri" w:hAnsi="Calibri" w:cs="Calibri"/>
          <w:sz w:val="20"/>
          <w:szCs w:val="20"/>
          <w:lang w:bidi="en-US"/>
        </w:rPr>
        <w:t xml:space="preserve">an </w:t>
      </w:r>
      <w:r w:rsidRPr="009758F3">
        <w:rPr>
          <w:rFonts w:ascii="Calibri" w:hAnsi="Calibri" w:cs="Calibri"/>
          <w:sz w:val="20"/>
          <w:szCs w:val="20"/>
          <w:lang w:bidi="en-US"/>
        </w:rPr>
        <w:t xml:space="preserve">approximate location derived from </w:t>
      </w:r>
      <w:r w:rsidR="00B60CEC">
        <w:rPr>
          <w:rFonts w:ascii="Calibri" w:hAnsi="Calibri" w:cs="Calibri"/>
          <w:sz w:val="20"/>
          <w:szCs w:val="20"/>
          <w:lang w:bidi="en-US"/>
        </w:rPr>
        <w:t xml:space="preserve">the </w:t>
      </w:r>
      <w:r w:rsidRPr="009758F3">
        <w:rPr>
          <w:rFonts w:ascii="Calibri" w:hAnsi="Calibri" w:cs="Calibri"/>
          <w:sz w:val="20"/>
          <w:szCs w:val="20"/>
          <w:lang w:bidi="en-US"/>
        </w:rPr>
        <w:t xml:space="preserve">IP address). </w:t>
      </w:r>
    </w:p>
    <w:p w14:paraId="09E0F611" w14:textId="77777777" w:rsidR="003A5534" w:rsidRPr="009758F3" w:rsidRDefault="003A5534" w:rsidP="00376926">
      <w:pPr>
        <w:pStyle w:val="BodyTextIndent"/>
        <w:spacing w:after="0"/>
        <w:ind w:left="720"/>
        <w:rPr>
          <w:rFonts w:ascii="Calibri" w:hAnsi="Calibri" w:cs="Calibri"/>
          <w:sz w:val="20"/>
          <w:szCs w:val="20"/>
          <w:lang w:bidi="en-US"/>
        </w:rPr>
      </w:pPr>
    </w:p>
    <w:p w14:paraId="09E0F612" w14:textId="7F376A94" w:rsidR="003A5534" w:rsidRPr="009758F3" w:rsidRDefault="00701156" w:rsidP="00376926">
      <w:pPr>
        <w:pStyle w:val="BodyTextIndent"/>
        <w:numPr>
          <w:ilvl w:val="0"/>
          <w:numId w:val="1"/>
        </w:numPr>
        <w:spacing w:after="0"/>
        <w:rPr>
          <w:rFonts w:ascii="Calibri" w:hAnsi="Calibri" w:cs="Calibri"/>
          <w:sz w:val="20"/>
          <w:szCs w:val="20"/>
          <w:lang w:bidi="en-US"/>
        </w:rPr>
      </w:pPr>
      <w:r w:rsidRPr="009758F3">
        <w:rPr>
          <w:rFonts w:ascii="Calibri" w:hAnsi="Calibri" w:cs="Calibri"/>
          <w:b/>
          <w:bCs/>
          <w:sz w:val="20"/>
          <w:szCs w:val="20"/>
          <w:lang w:bidi="en-US"/>
        </w:rPr>
        <w:t>Usage Information</w:t>
      </w:r>
      <w:r w:rsidRPr="009758F3">
        <w:rPr>
          <w:rFonts w:ascii="Calibri" w:hAnsi="Calibri" w:cs="Calibri"/>
          <w:sz w:val="20"/>
          <w:szCs w:val="20"/>
          <w:lang w:bidi="en-US"/>
        </w:rPr>
        <w:t xml:space="preserve">. We may collect personal information about your use of the </w:t>
      </w:r>
      <w:r w:rsidR="00583CEB">
        <w:rPr>
          <w:rFonts w:ascii="Calibri" w:hAnsi="Calibri" w:cs="Calibri"/>
          <w:sz w:val="20"/>
          <w:szCs w:val="20"/>
          <w:lang w:bidi="en-US"/>
        </w:rPr>
        <w:t>Services</w:t>
      </w:r>
      <w:r w:rsidRPr="009758F3">
        <w:rPr>
          <w:rFonts w:ascii="Calibri" w:hAnsi="Calibri" w:cs="Calibri"/>
          <w:sz w:val="20"/>
          <w:szCs w:val="20"/>
          <w:lang w:bidi="en-US"/>
        </w:rPr>
        <w:t xml:space="preserve">, such as the pages that you visit, items that you search for, the types of content you interact with, information about the links you click, the frequency and duration of your activities, and other information about how you use the </w:t>
      </w:r>
      <w:r w:rsidR="00583CEB">
        <w:rPr>
          <w:rFonts w:ascii="Calibri" w:hAnsi="Calibri" w:cs="Calibri"/>
          <w:sz w:val="20"/>
          <w:szCs w:val="20"/>
          <w:lang w:bidi="en-US"/>
        </w:rPr>
        <w:t>Services</w:t>
      </w:r>
      <w:r w:rsidRPr="009758F3">
        <w:rPr>
          <w:rFonts w:ascii="Calibri" w:hAnsi="Calibri" w:cs="Calibri"/>
          <w:sz w:val="20"/>
          <w:szCs w:val="20"/>
          <w:lang w:bidi="en-US"/>
        </w:rPr>
        <w:t>.</w:t>
      </w:r>
    </w:p>
    <w:p w14:paraId="09E0F613" w14:textId="77777777" w:rsidR="003A5534" w:rsidRPr="009758F3" w:rsidRDefault="003A5534" w:rsidP="00376926">
      <w:pPr>
        <w:pStyle w:val="BodyTextIndent"/>
        <w:spacing w:after="0"/>
        <w:ind w:left="0"/>
        <w:rPr>
          <w:rFonts w:ascii="Calibri" w:hAnsi="Calibri" w:cs="Calibri"/>
          <w:sz w:val="20"/>
          <w:szCs w:val="20"/>
          <w:lang w:bidi="en-US"/>
        </w:rPr>
      </w:pPr>
    </w:p>
    <w:p w14:paraId="09E0F614" w14:textId="0A3D76EF" w:rsidR="003A5534" w:rsidRPr="009758F3" w:rsidRDefault="00701156" w:rsidP="00376926">
      <w:pPr>
        <w:pStyle w:val="BodyTextIndent"/>
        <w:numPr>
          <w:ilvl w:val="0"/>
          <w:numId w:val="1"/>
        </w:numPr>
        <w:spacing w:after="0"/>
        <w:rPr>
          <w:rFonts w:ascii="Calibri" w:hAnsi="Calibri" w:cs="Calibri"/>
          <w:sz w:val="20"/>
          <w:szCs w:val="20"/>
          <w:lang w:bidi="en-US"/>
        </w:rPr>
      </w:pPr>
      <w:r w:rsidRPr="009758F3">
        <w:rPr>
          <w:rFonts w:ascii="Calibri" w:hAnsi="Calibri" w:cs="Calibri"/>
          <w:b/>
          <w:bCs/>
          <w:sz w:val="20"/>
          <w:szCs w:val="20"/>
          <w:lang w:bidi="en-US"/>
        </w:rPr>
        <w:t>Cookie Notice (and Other Technologies)</w:t>
      </w:r>
      <w:r w:rsidR="00EE214A">
        <w:rPr>
          <w:rFonts w:ascii="Calibri" w:hAnsi="Calibri" w:cs="Calibri"/>
          <w:b/>
          <w:bCs/>
          <w:sz w:val="20"/>
          <w:szCs w:val="20"/>
          <w:lang w:bidi="en-US"/>
        </w:rPr>
        <w:t>.</w:t>
      </w:r>
      <w:r w:rsidRPr="009758F3">
        <w:rPr>
          <w:rFonts w:ascii="Calibri" w:hAnsi="Calibri" w:cs="Calibri"/>
          <w:sz w:val="20"/>
          <w:szCs w:val="20"/>
          <w:lang w:bidi="en-US"/>
        </w:rPr>
        <w:t xml:space="preserve"> We, as well as third parties, may use cookies, pixel tags, and other technologies (“</w:t>
      </w:r>
      <w:r w:rsidRPr="009758F3">
        <w:rPr>
          <w:rFonts w:ascii="Calibri" w:hAnsi="Calibri" w:cs="Calibri"/>
          <w:b/>
          <w:bCs/>
          <w:sz w:val="20"/>
          <w:szCs w:val="20"/>
          <w:lang w:bidi="en-US"/>
        </w:rPr>
        <w:t>Technologies</w:t>
      </w:r>
      <w:r w:rsidRPr="009758F3">
        <w:rPr>
          <w:rFonts w:ascii="Calibri" w:hAnsi="Calibri" w:cs="Calibri"/>
          <w:sz w:val="20"/>
          <w:szCs w:val="20"/>
          <w:lang w:bidi="en-US"/>
        </w:rPr>
        <w:t xml:space="preserve">”) to automatically collect personal information through your use of the </w:t>
      </w:r>
      <w:r w:rsidR="00345C90">
        <w:rPr>
          <w:rFonts w:ascii="Calibri" w:hAnsi="Calibri" w:cs="Calibri"/>
          <w:sz w:val="20"/>
          <w:szCs w:val="20"/>
          <w:lang w:bidi="en-US"/>
        </w:rPr>
        <w:t>Site</w:t>
      </w:r>
      <w:r w:rsidRPr="009758F3">
        <w:rPr>
          <w:rFonts w:ascii="Calibri" w:hAnsi="Calibri" w:cs="Calibri"/>
          <w:sz w:val="20"/>
          <w:szCs w:val="20"/>
          <w:lang w:bidi="en-US"/>
        </w:rPr>
        <w:t xml:space="preserve">. </w:t>
      </w:r>
    </w:p>
    <w:p w14:paraId="09E0F615" w14:textId="77777777" w:rsidR="003A5534" w:rsidRPr="009758F3" w:rsidRDefault="003A5534" w:rsidP="00376926">
      <w:pPr>
        <w:pStyle w:val="BodyTextIndent"/>
        <w:spacing w:after="0"/>
        <w:ind w:left="720"/>
        <w:rPr>
          <w:rFonts w:ascii="Calibri" w:hAnsi="Calibri" w:cs="Calibri"/>
          <w:sz w:val="20"/>
          <w:szCs w:val="20"/>
          <w:lang w:bidi="en-US"/>
        </w:rPr>
      </w:pPr>
    </w:p>
    <w:p w14:paraId="09E0F616" w14:textId="77777777" w:rsidR="003A5534" w:rsidRPr="009758F3" w:rsidRDefault="00701156" w:rsidP="00376926">
      <w:pPr>
        <w:pStyle w:val="BodyTextIndent"/>
        <w:numPr>
          <w:ilvl w:val="1"/>
          <w:numId w:val="1"/>
        </w:numPr>
        <w:spacing w:after="0"/>
        <w:rPr>
          <w:rFonts w:ascii="Calibri" w:hAnsi="Calibri" w:cs="Calibri"/>
          <w:sz w:val="20"/>
          <w:szCs w:val="20"/>
          <w:lang w:bidi="en-US"/>
        </w:rPr>
      </w:pPr>
      <w:r w:rsidRPr="009758F3">
        <w:rPr>
          <w:rFonts w:ascii="Calibri" w:hAnsi="Calibri" w:cs="Calibri"/>
          <w:b/>
          <w:bCs/>
          <w:sz w:val="20"/>
          <w:szCs w:val="20"/>
          <w:lang w:bidi="en-US"/>
        </w:rPr>
        <w:t>Cookies</w:t>
      </w:r>
      <w:r w:rsidRPr="009758F3">
        <w:rPr>
          <w:rFonts w:ascii="Calibri" w:hAnsi="Calibri" w:cs="Calibri"/>
          <w:sz w:val="20"/>
          <w:szCs w:val="20"/>
          <w:lang w:bidi="en-US"/>
        </w:rPr>
        <w:t>. Cookies are small text files stored in device browsers.</w:t>
      </w:r>
    </w:p>
    <w:p w14:paraId="09E0F617" w14:textId="77777777" w:rsidR="003A5534" w:rsidRPr="009758F3" w:rsidRDefault="003A5534" w:rsidP="00376926">
      <w:pPr>
        <w:pStyle w:val="BodyTextIndent"/>
        <w:spacing w:after="0"/>
        <w:ind w:left="1440"/>
        <w:rPr>
          <w:rFonts w:ascii="Calibri" w:hAnsi="Calibri" w:cs="Calibri"/>
          <w:sz w:val="20"/>
          <w:szCs w:val="20"/>
          <w:lang w:bidi="en-US"/>
        </w:rPr>
      </w:pPr>
    </w:p>
    <w:p w14:paraId="09E0F618" w14:textId="2564E1FD" w:rsidR="003A5534" w:rsidRPr="009758F3" w:rsidRDefault="00701156" w:rsidP="00376926">
      <w:pPr>
        <w:pStyle w:val="BodyTextIndent"/>
        <w:numPr>
          <w:ilvl w:val="1"/>
          <w:numId w:val="1"/>
        </w:numPr>
        <w:spacing w:after="0"/>
        <w:rPr>
          <w:rFonts w:ascii="Calibri" w:hAnsi="Calibri" w:cs="Calibri"/>
          <w:sz w:val="20"/>
          <w:szCs w:val="20"/>
          <w:lang w:bidi="en-US"/>
        </w:rPr>
      </w:pPr>
      <w:r w:rsidRPr="009758F3">
        <w:rPr>
          <w:rFonts w:ascii="Calibri" w:hAnsi="Calibri" w:cs="Calibri"/>
          <w:b/>
          <w:bCs/>
          <w:sz w:val="20"/>
          <w:szCs w:val="20"/>
          <w:lang w:bidi="en-US"/>
        </w:rPr>
        <w:t>Pixel Tags/Web Beacons</w:t>
      </w:r>
      <w:r w:rsidRPr="009758F3">
        <w:rPr>
          <w:rFonts w:ascii="Calibri" w:hAnsi="Calibri" w:cs="Calibri"/>
          <w:sz w:val="20"/>
          <w:szCs w:val="20"/>
          <w:lang w:bidi="en-US"/>
        </w:rPr>
        <w:t xml:space="preserve">. A pixel tag (also known as a web beacon) is a piece of code embedded in the </w:t>
      </w:r>
      <w:r w:rsidR="00345C90">
        <w:rPr>
          <w:rFonts w:ascii="Calibri" w:hAnsi="Calibri" w:cs="Calibri"/>
          <w:sz w:val="20"/>
          <w:szCs w:val="20"/>
          <w:lang w:bidi="en-US"/>
        </w:rPr>
        <w:t>Site</w:t>
      </w:r>
      <w:r w:rsidRPr="009758F3">
        <w:rPr>
          <w:rFonts w:ascii="Calibri" w:hAnsi="Calibri" w:cs="Calibri"/>
          <w:sz w:val="20"/>
          <w:szCs w:val="20"/>
          <w:lang w:bidi="en-US"/>
        </w:rPr>
        <w:t xml:space="preserve"> that collects personal information about use of or engagement with the </w:t>
      </w:r>
      <w:r w:rsidR="00345C90">
        <w:rPr>
          <w:rFonts w:ascii="Calibri" w:hAnsi="Calibri" w:cs="Calibri"/>
          <w:sz w:val="20"/>
          <w:szCs w:val="20"/>
          <w:lang w:bidi="en-US"/>
        </w:rPr>
        <w:t>Site</w:t>
      </w:r>
      <w:r w:rsidRPr="009758F3">
        <w:rPr>
          <w:rFonts w:ascii="Calibri" w:hAnsi="Calibri" w:cs="Calibri"/>
          <w:sz w:val="20"/>
          <w:szCs w:val="20"/>
          <w:lang w:bidi="en-US"/>
        </w:rPr>
        <w:t xml:space="preserve">. The use of a pixel tag allows us to record, for example, that a user has visited a particular web page or clicked on a particular advertisement. We may also include web beacons in </w:t>
      </w:r>
      <w:r w:rsidR="006C0864">
        <w:rPr>
          <w:rFonts w:ascii="Calibri" w:hAnsi="Calibri" w:cs="Calibri"/>
          <w:sz w:val="20"/>
          <w:szCs w:val="20"/>
          <w:lang w:bidi="en-US"/>
        </w:rPr>
        <w:t>emails</w:t>
      </w:r>
      <w:r w:rsidRPr="009758F3">
        <w:rPr>
          <w:rFonts w:ascii="Calibri" w:hAnsi="Calibri" w:cs="Calibri"/>
          <w:sz w:val="20"/>
          <w:szCs w:val="20"/>
          <w:lang w:bidi="en-US"/>
        </w:rPr>
        <w:t xml:space="preserve"> to understand whether messages have been opened, acted on, or forwarded.</w:t>
      </w:r>
    </w:p>
    <w:p w14:paraId="09E0F619" w14:textId="77777777" w:rsidR="003A5534" w:rsidRPr="009758F3" w:rsidRDefault="003A5534" w:rsidP="00376926">
      <w:pPr>
        <w:pStyle w:val="BodyTextIndent"/>
        <w:spacing w:after="0"/>
        <w:ind w:left="0"/>
        <w:rPr>
          <w:rFonts w:ascii="Calibri" w:hAnsi="Calibri" w:cs="Calibri"/>
          <w:i/>
          <w:iCs/>
          <w:sz w:val="20"/>
          <w:szCs w:val="20"/>
          <w:lang w:bidi="en-US"/>
        </w:rPr>
      </w:pPr>
    </w:p>
    <w:p w14:paraId="09E0F61A" w14:textId="77777777" w:rsidR="003A5534" w:rsidRPr="009758F3" w:rsidRDefault="00701156" w:rsidP="00376926">
      <w:pPr>
        <w:pStyle w:val="BodyTextIndent"/>
        <w:spacing w:after="0"/>
        <w:ind w:left="720"/>
        <w:rPr>
          <w:rFonts w:ascii="Calibri" w:hAnsi="Calibri" w:cs="Calibri"/>
          <w:i/>
          <w:iCs/>
          <w:sz w:val="20"/>
          <w:szCs w:val="20"/>
          <w:lang w:bidi="en-US"/>
        </w:rPr>
      </w:pPr>
      <w:r w:rsidRPr="009758F3">
        <w:rPr>
          <w:rFonts w:ascii="Calibri" w:hAnsi="Calibri" w:cs="Calibri"/>
          <w:i/>
          <w:iCs/>
          <w:sz w:val="20"/>
          <w:szCs w:val="20"/>
          <w:lang w:bidi="en-US"/>
        </w:rPr>
        <w:t>See “</w:t>
      </w:r>
      <w:hyperlink w:anchor="International_Data_Transfers.48F__We49F_" w:history="1">
        <w:r w:rsidRPr="009758F3">
          <w:rPr>
            <w:rStyle w:val="Hyperlink"/>
            <w:rFonts w:ascii="Calibri" w:hAnsi="Calibri" w:cs="Calibri"/>
            <w:i/>
            <w:iCs/>
            <w:sz w:val="20"/>
            <w:szCs w:val="20"/>
            <w:lang w:bidi="en-US"/>
          </w:rPr>
          <w:t>Your Privacy Choices and Rights</w:t>
        </w:r>
      </w:hyperlink>
      <w:r w:rsidRPr="009758F3">
        <w:rPr>
          <w:rFonts w:ascii="Calibri" w:hAnsi="Calibri" w:cs="Calibri"/>
          <w:i/>
          <w:iCs/>
          <w:sz w:val="20"/>
          <w:szCs w:val="20"/>
          <w:lang w:bidi="en-US"/>
        </w:rPr>
        <w:t>” below to understand your choices regarding these Technologies.</w:t>
      </w:r>
    </w:p>
    <w:p w14:paraId="09E0F61D" w14:textId="77777777" w:rsidR="003A5534" w:rsidRPr="009758F3" w:rsidRDefault="003A5534" w:rsidP="00376926">
      <w:pPr>
        <w:pStyle w:val="BodyTextIndent"/>
        <w:spacing w:after="0"/>
        <w:ind w:left="0"/>
        <w:rPr>
          <w:rFonts w:ascii="Calibri" w:hAnsi="Calibri" w:cs="Calibri"/>
          <w:b/>
          <w:bCs/>
          <w:sz w:val="20"/>
          <w:szCs w:val="20"/>
          <w:lang w:bidi="en-US"/>
        </w:rPr>
      </w:pPr>
    </w:p>
    <w:p w14:paraId="09E0F61E" w14:textId="0F118CC1" w:rsidR="003A5534" w:rsidRPr="009758F3" w:rsidRDefault="00701156" w:rsidP="00B04E1D">
      <w:pPr>
        <w:pStyle w:val="BodyTextIndent"/>
        <w:numPr>
          <w:ilvl w:val="0"/>
          <w:numId w:val="7"/>
        </w:numPr>
        <w:spacing w:after="0"/>
        <w:rPr>
          <w:rFonts w:ascii="Calibri" w:hAnsi="Calibri" w:cs="Calibri"/>
          <w:b/>
          <w:bCs/>
          <w:sz w:val="20"/>
          <w:szCs w:val="20"/>
          <w:lang w:bidi="en-US"/>
        </w:rPr>
      </w:pPr>
      <w:r w:rsidRPr="009758F3">
        <w:rPr>
          <w:rFonts w:ascii="Calibri" w:hAnsi="Calibri" w:cs="Calibri"/>
          <w:b/>
          <w:bCs/>
          <w:sz w:val="20"/>
          <w:szCs w:val="20"/>
          <w:lang w:bidi="en-US"/>
        </w:rPr>
        <w:t>Personal Information Collected from Third Parties</w:t>
      </w:r>
    </w:p>
    <w:p w14:paraId="09E0F61F" w14:textId="77777777" w:rsidR="003A5534" w:rsidRPr="009758F3" w:rsidRDefault="003A5534" w:rsidP="00376926">
      <w:pPr>
        <w:jc w:val="both"/>
        <w:rPr>
          <w:rFonts w:ascii="Calibri" w:hAnsi="Calibri" w:cs="Calibri"/>
          <w:b/>
          <w:bCs/>
          <w:sz w:val="20"/>
          <w:szCs w:val="20"/>
          <w:lang w:bidi="en-US"/>
        </w:rPr>
      </w:pPr>
      <w:bookmarkStart w:id="110" w:name="_Hlk92103095"/>
    </w:p>
    <w:p w14:paraId="23CAEEEE" w14:textId="77777777" w:rsidR="00A740FA" w:rsidRDefault="00701156" w:rsidP="00376926">
      <w:pPr>
        <w:jc w:val="both"/>
        <w:rPr>
          <w:ins w:id="111" w:author="Fenwick" w:date="2026-03-30T18:11:00Z" w16du:dateUtc="2026-03-30T22:11:00Z"/>
          <w:rFonts w:ascii="Calibri" w:hAnsi="Calibri" w:cs="Calibri"/>
          <w:sz w:val="20"/>
          <w:szCs w:val="20"/>
          <w:lang w:bidi="en-US"/>
        </w:rPr>
      </w:pPr>
      <w:r w:rsidRPr="009758F3">
        <w:rPr>
          <w:rFonts w:ascii="Calibri" w:hAnsi="Calibri" w:cs="Calibri"/>
          <w:sz w:val="20"/>
          <w:szCs w:val="20"/>
          <w:lang w:bidi="en-US"/>
        </w:rPr>
        <w:t xml:space="preserve">We may collect personal information about you from third parties. For example, if you access the </w:t>
      </w:r>
      <w:r w:rsidR="009D556F">
        <w:rPr>
          <w:rFonts w:ascii="Calibri" w:hAnsi="Calibri" w:cs="Calibri"/>
          <w:sz w:val="20"/>
          <w:szCs w:val="20"/>
          <w:lang w:bidi="en-US"/>
        </w:rPr>
        <w:t>Services</w:t>
      </w:r>
      <w:r w:rsidR="009D556F" w:rsidRPr="009758F3">
        <w:rPr>
          <w:rFonts w:ascii="Calibri" w:hAnsi="Calibri" w:cs="Calibri"/>
          <w:sz w:val="20"/>
          <w:szCs w:val="20"/>
          <w:lang w:bidi="en-US"/>
        </w:rPr>
        <w:t xml:space="preserve"> </w:t>
      </w:r>
      <w:r w:rsidRPr="009758F3">
        <w:rPr>
          <w:rFonts w:ascii="Calibri" w:hAnsi="Calibri" w:cs="Calibri"/>
          <w:sz w:val="20"/>
          <w:szCs w:val="20"/>
          <w:lang w:bidi="en-US"/>
        </w:rPr>
        <w:t xml:space="preserve">using a </w:t>
      </w:r>
      <w:r w:rsidR="00827F00" w:rsidRPr="009758F3">
        <w:rPr>
          <w:rFonts w:ascii="Calibri" w:hAnsi="Calibri" w:cs="Calibri"/>
          <w:sz w:val="20"/>
          <w:szCs w:val="20"/>
          <w:lang w:bidi="en-US"/>
        </w:rPr>
        <w:t>third-party website, application, service, products,</w:t>
      </w:r>
      <w:r w:rsidR="00827F00">
        <w:rPr>
          <w:rFonts w:ascii="Calibri" w:hAnsi="Calibri" w:cs="Calibri"/>
          <w:sz w:val="20"/>
          <w:szCs w:val="20"/>
          <w:lang w:bidi="en-US"/>
        </w:rPr>
        <w:t xml:space="preserve"> or</w:t>
      </w:r>
      <w:r w:rsidR="00827F00" w:rsidRPr="009758F3">
        <w:rPr>
          <w:rFonts w:ascii="Calibri" w:hAnsi="Calibri" w:cs="Calibri"/>
          <w:sz w:val="20"/>
          <w:szCs w:val="20"/>
          <w:lang w:bidi="en-US"/>
        </w:rPr>
        <w:t xml:space="preserve"> technology (each a “</w:t>
      </w:r>
      <w:r w:rsidR="00827F00" w:rsidRPr="009758F3">
        <w:rPr>
          <w:rFonts w:ascii="Calibri" w:hAnsi="Calibri" w:cs="Calibri"/>
          <w:b/>
          <w:sz w:val="20"/>
          <w:szCs w:val="20"/>
          <w:lang w:bidi="en-US"/>
        </w:rPr>
        <w:t>Third-Party Service</w:t>
      </w:r>
      <w:r w:rsidR="00827F00" w:rsidRPr="009758F3">
        <w:rPr>
          <w:rFonts w:ascii="Calibri" w:hAnsi="Calibri" w:cs="Calibri"/>
          <w:sz w:val="20"/>
          <w:szCs w:val="20"/>
          <w:lang w:bidi="en-US"/>
        </w:rPr>
        <w:t>”</w:t>
      </w:r>
      <w:r w:rsidR="00827F00">
        <w:rPr>
          <w:rFonts w:ascii="Calibri" w:hAnsi="Calibri" w:cs="Calibri"/>
          <w:sz w:val="20"/>
          <w:szCs w:val="20"/>
          <w:lang w:bidi="en-US"/>
        </w:rPr>
        <w:t>)</w:t>
      </w:r>
      <w:r w:rsidRPr="009758F3">
        <w:rPr>
          <w:rFonts w:ascii="Calibri" w:hAnsi="Calibri" w:cs="Calibri"/>
          <w:sz w:val="20"/>
          <w:szCs w:val="20"/>
          <w:lang w:bidi="en-US"/>
        </w:rPr>
        <w:t>, we may collect personal information about you from that Third-Party Service that you have made available via your privacy settings.</w:t>
      </w:r>
    </w:p>
    <w:p w14:paraId="09E0F620" w14:textId="4479A83D" w:rsidR="003A5534" w:rsidRPr="009758F3" w:rsidRDefault="00A740FA" w:rsidP="00376926">
      <w:pPr>
        <w:jc w:val="both"/>
        <w:rPr>
          <w:rFonts w:ascii="Calibri" w:hAnsi="Calibri" w:cs="Calibri"/>
          <w:sz w:val="20"/>
          <w:szCs w:val="20"/>
        </w:rPr>
      </w:pPr>
      <w:commentRangeStart w:id="112"/>
      <w:ins w:id="113" w:author="Fenwick" w:date="2026-03-30T18:11:00Z" w16du:dateUtc="2026-03-30T22:11:00Z">
        <w:r>
          <w:rPr>
            <w:rFonts w:ascii="Calibri" w:hAnsi="Calibri" w:cs="Calibri"/>
            <w:sz w:val="20"/>
            <w:szCs w:val="20"/>
          </w:rPr>
          <w:t>We may also collect publicly available information</w:t>
        </w:r>
      </w:ins>
      <w:ins w:id="114" w:author="Fenwick" w:date="2026-03-31T12:39:00Z" w16du:dateUtc="2026-03-31T16:39:00Z">
        <w:r w:rsidR="004C3F96">
          <w:rPr>
            <w:rFonts w:ascii="Calibri" w:hAnsi="Calibri" w:cs="Calibri"/>
            <w:sz w:val="20"/>
            <w:szCs w:val="20"/>
          </w:rPr>
          <w:t xml:space="preserve"> about Non-initiating Users</w:t>
        </w:r>
      </w:ins>
      <w:ins w:id="115" w:author="Fenwick" w:date="2026-03-30T18:11:00Z" w16du:dateUtc="2026-03-30T22:11:00Z">
        <w:r>
          <w:rPr>
            <w:rFonts w:ascii="Calibri" w:hAnsi="Calibri" w:cs="Calibri"/>
            <w:sz w:val="20"/>
            <w:szCs w:val="20"/>
          </w:rPr>
          <w:t xml:space="preserve"> to provide more relevant Services and facilitate connections between User</w:t>
        </w:r>
      </w:ins>
      <w:commentRangeEnd w:id="112"/>
      <w:ins w:id="116" w:author="Fenwick" w:date="2026-03-31T12:41:00Z" w16du:dateUtc="2026-03-31T16:41:00Z">
        <w:r w:rsidR="00D24207">
          <w:rPr>
            <w:rStyle w:val="CommentReference"/>
          </w:rPr>
          <w:commentReference w:id="112"/>
        </w:r>
      </w:ins>
      <w:ins w:id="117" w:author="Fenwick" w:date="2026-03-30T18:11:00Z" w16du:dateUtc="2026-03-30T22:11:00Z">
        <w:r>
          <w:rPr>
            <w:rFonts w:ascii="Calibri" w:hAnsi="Calibri" w:cs="Calibri"/>
            <w:sz w:val="20"/>
            <w:szCs w:val="20"/>
          </w:rPr>
          <w:t>s.</w:t>
        </w:r>
      </w:ins>
    </w:p>
    <w:p w14:paraId="09E0F621" w14:textId="77777777" w:rsidR="003A5534" w:rsidRPr="009758F3" w:rsidRDefault="003A5534" w:rsidP="00376926">
      <w:pPr>
        <w:jc w:val="both"/>
        <w:rPr>
          <w:rFonts w:ascii="Calibri" w:hAnsi="Calibri" w:cs="Calibri"/>
          <w:sz w:val="20"/>
          <w:szCs w:val="20"/>
        </w:rPr>
      </w:pPr>
    </w:p>
    <w:p w14:paraId="09E0F622" w14:textId="52C43F3E" w:rsidR="003A5534" w:rsidRPr="009758F3" w:rsidRDefault="00701156" w:rsidP="00376926">
      <w:pPr>
        <w:pStyle w:val="Heading1"/>
        <w:tabs>
          <w:tab w:val="num" w:pos="360"/>
        </w:tabs>
        <w:spacing w:after="0"/>
        <w:rPr>
          <w:rFonts w:ascii="Calibri" w:hAnsi="Calibri" w:cs="Calibri"/>
          <w:sz w:val="20"/>
          <w:szCs w:val="20"/>
        </w:rPr>
      </w:pPr>
      <w:bookmarkStart w:id="118" w:name="II.__HOW_WE_USE_YOUR_INFORMATION.16F"/>
      <w:bookmarkStart w:id="119" w:name="_HOW_WE_USE"/>
      <w:bookmarkStart w:id="120" w:name="_Toc94797839"/>
      <w:bookmarkStart w:id="121" w:name="_Toc142039407"/>
      <w:bookmarkStart w:id="122" w:name="_Toc224722816"/>
      <w:bookmarkEnd w:id="110"/>
      <w:bookmarkEnd w:id="118"/>
      <w:bookmarkEnd w:id="119"/>
      <w:r w:rsidRPr="009758F3">
        <w:rPr>
          <w:rFonts w:ascii="Calibri" w:hAnsi="Calibri" w:cs="Calibri"/>
          <w:sz w:val="20"/>
          <w:szCs w:val="20"/>
        </w:rPr>
        <w:t>HOW WE USE PERSONAL INFORMATION</w:t>
      </w:r>
      <w:bookmarkEnd w:id="120"/>
      <w:bookmarkEnd w:id="121"/>
      <w:bookmarkEnd w:id="122"/>
    </w:p>
    <w:p w14:paraId="09E0F623" w14:textId="77777777" w:rsidR="003A5534" w:rsidRPr="009758F3" w:rsidRDefault="003A5534" w:rsidP="00376926">
      <w:pPr>
        <w:pStyle w:val="BodyTextContinued"/>
        <w:spacing w:after="0"/>
        <w:rPr>
          <w:rFonts w:ascii="Calibri" w:hAnsi="Calibri" w:cs="Calibri"/>
          <w:sz w:val="20"/>
          <w:szCs w:val="20"/>
          <w:lang w:bidi="en-US"/>
        </w:rPr>
      </w:pPr>
      <w:bookmarkStart w:id="123" w:name="_bookmark29"/>
      <w:bookmarkStart w:id="124" w:name="_bookmark28"/>
      <w:bookmarkStart w:id="125" w:name="_bookmark27"/>
      <w:bookmarkStart w:id="126" w:name="_bookmark26"/>
      <w:bookmarkStart w:id="127" w:name="_bookmark25"/>
      <w:bookmarkStart w:id="128" w:name="_bookmark24"/>
      <w:bookmarkEnd w:id="123"/>
      <w:bookmarkEnd w:id="124"/>
      <w:bookmarkEnd w:id="125"/>
      <w:bookmarkEnd w:id="126"/>
      <w:bookmarkEnd w:id="127"/>
      <w:bookmarkEnd w:id="128"/>
    </w:p>
    <w:p w14:paraId="09E0F624" w14:textId="25503924" w:rsidR="003A5534" w:rsidRPr="009758F3" w:rsidRDefault="00701156" w:rsidP="00376926">
      <w:pPr>
        <w:pStyle w:val="BodyTextContinued"/>
        <w:spacing w:after="0"/>
        <w:rPr>
          <w:rFonts w:ascii="Calibri" w:hAnsi="Calibri" w:cs="Calibri"/>
          <w:sz w:val="20"/>
          <w:szCs w:val="20"/>
          <w:lang w:bidi="en-US"/>
        </w:rPr>
      </w:pPr>
      <w:r w:rsidRPr="009758F3">
        <w:rPr>
          <w:rFonts w:ascii="Calibri" w:hAnsi="Calibri" w:cs="Calibri"/>
          <w:sz w:val="20"/>
          <w:szCs w:val="20"/>
          <w:lang w:bidi="en-US"/>
        </w:rPr>
        <w:t xml:space="preserve">We use personal information for a variety of business purposes, including to provide the </w:t>
      </w:r>
      <w:r w:rsidR="005159E3">
        <w:rPr>
          <w:rFonts w:ascii="Calibri" w:hAnsi="Calibri" w:cs="Calibri"/>
          <w:sz w:val="20"/>
          <w:szCs w:val="20"/>
          <w:lang w:bidi="en-US"/>
        </w:rPr>
        <w:t>Services</w:t>
      </w:r>
      <w:r w:rsidRPr="009758F3">
        <w:rPr>
          <w:rFonts w:ascii="Calibri" w:hAnsi="Calibri" w:cs="Calibri"/>
          <w:sz w:val="20"/>
          <w:szCs w:val="20"/>
          <w:lang w:bidi="en-US"/>
        </w:rPr>
        <w:t xml:space="preserve">, for administrative purposes, and to provide you with marketing materials, as described below. </w:t>
      </w:r>
    </w:p>
    <w:p w14:paraId="09E0F625" w14:textId="6B504B16" w:rsidR="003A5534" w:rsidRPr="009758F3" w:rsidRDefault="003A5534" w:rsidP="00376926">
      <w:pPr>
        <w:rPr>
          <w:rFonts w:ascii="Calibri" w:hAnsi="Calibri" w:cs="Calibri"/>
          <w:sz w:val="20"/>
          <w:szCs w:val="20"/>
        </w:rPr>
      </w:pPr>
    </w:p>
    <w:p w14:paraId="7D19799B" w14:textId="31BD5F90" w:rsidR="00BA2EBA" w:rsidRPr="009758F3" w:rsidRDefault="00BA2EBA" w:rsidP="00376926">
      <w:pPr>
        <w:pStyle w:val="BodyTextIndent"/>
        <w:numPr>
          <w:ilvl w:val="0"/>
          <w:numId w:val="8"/>
        </w:numPr>
        <w:spacing w:after="0"/>
        <w:rPr>
          <w:rFonts w:ascii="Calibri" w:hAnsi="Calibri" w:cs="Calibri"/>
          <w:sz w:val="20"/>
          <w:szCs w:val="20"/>
          <w:lang w:bidi="en-US"/>
        </w:rPr>
      </w:pPr>
      <w:r w:rsidRPr="009758F3">
        <w:rPr>
          <w:rFonts w:ascii="Calibri" w:hAnsi="Calibri" w:cs="Calibri"/>
          <w:b/>
          <w:bCs/>
          <w:sz w:val="20"/>
          <w:szCs w:val="20"/>
          <w:lang w:bidi="en-US"/>
        </w:rPr>
        <w:t>Provide the</w:t>
      </w:r>
      <w:r w:rsidR="00664DAF">
        <w:rPr>
          <w:rFonts w:ascii="Calibri" w:hAnsi="Calibri" w:cs="Calibri"/>
          <w:b/>
          <w:bCs/>
          <w:sz w:val="20"/>
          <w:szCs w:val="20"/>
          <w:lang w:bidi="en-US"/>
        </w:rPr>
        <w:t xml:space="preserve"> Services</w:t>
      </w:r>
    </w:p>
    <w:p w14:paraId="555B32CF" w14:textId="77777777" w:rsidR="00BA2EBA" w:rsidRPr="009758F3" w:rsidRDefault="00BA2EBA" w:rsidP="00376926">
      <w:pPr>
        <w:pStyle w:val="BodyTextIndent"/>
        <w:spacing w:after="0"/>
        <w:ind w:left="0"/>
        <w:rPr>
          <w:rFonts w:ascii="Calibri" w:hAnsi="Calibri" w:cs="Calibri"/>
          <w:sz w:val="20"/>
          <w:szCs w:val="20"/>
          <w:lang w:bidi="en-US"/>
        </w:rPr>
      </w:pPr>
    </w:p>
    <w:p w14:paraId="26B900A6" w14:textId="4907EC81" w:rsidR="00BA2EBA" w:rsidRPr="009758F3" w:rsidRDefault="00BA2EBA"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 xml:space="preserve">We use personal information to provide the </w:t>
      </w:r>
      <w:r w:rsidR="00664DAF">
        <w:rPr>
          <w:rFonts w:ascii="Calibri" w:hAnsi="Calibri" w:cs="Calibri"/>
          <w:sz w:val="20"/>
          <w:szCs w:val="20"/>
          <w:lang w:bidi="en-US"/>
        </w:rPr>
        <w:t>Services</w:t>
      </w:r>
      <w:r w:rsidRPr="009758F3">
        <w:rPr>
          <w:rFonts w:ascii="Calibri" w:hAnsi="Calibri" w:cs="Calibri"/>
          <w:sz w:val="20"/>
          <w:szCs w:val="20"/>
          <w:lang w:bidi="en-US"/>
        </w:rPr>
        <w:t>, such as:</w:t>
      </w:r>
    </w:p>
    <w:p w14:paraId="225AA4CB" w14:textId="77777777" w:rsidR="00BA2EBA" w:rsidRPr="009758F3" w:rsidRDefault="00BA2EBA" w:rsidP="00376926">
      <w:pPr>
        <w:pStyle w:val="BodyTextIndent"/>
        <w:spacing w:after="0"/>
        <w:ind w:left="0"/>
        <w:rPr>
          <w:rFonts w:ascii="Calibri" w:hAnsi="Calibri" w:cs="Calibri"/>
          <w:sz w:val="20"/>
          <w:szCs w:val="20"/>
          <w:lang w:bidi="en-US"/>
        </w:rPr>
      </w:pPr>
    </w:p>
    <w:p w14:paraId="154838AB" w14:textId="5008FEDB"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 xml:space="preserve">Providing access to certain areas, functionalities, and features of the </w:t>
      </w:r>
      <w:r w:rsidR="00C040F8">
        <w:rPr>
          <w:rFonts w:ascii="Calibri" w:eastAsia="Calibri" w:hAnsi="Calibri" w:cs="Calibri"/>
          <w:color w:val="000000"/>
          <w:sz w:val="20"/>
          <w:szCs w:val="20"/>
        </w:rPr>
        <w:t>Services</w:t>
      </w:r>
      <w:r w:rsidRPr="009758F3">
        <w:rPr>
          <w:rFonts w:ascii="Calibri" w:eastAsia="Calibri" w:hAnsi="Calibri" w:cs="Calibri"/>
          <w:color w:val="000000"/>
          <w:sz w:val="20"/>
          <w:szCs w:val="20"/>
        </w:rPr>
        <w:t>;</w:t>
      </w:r>
    </w:p>
    <w:p w14:paraId="0A70B3FA" w14:textId="24D75FA3"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Communicating with you;</w:t>
      </w:r>
    </w:p>
    <w:p w14:paraId="20B52216" w14:textId="268E800C"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 xml:space="preserve">Answering requests; </w:t>
      </w:r>
      <w:r w:rsidR="0075557A">
        <w:rPr>
          <w:rFonts w:ascii="Calibri" w:eastAsia="Calibri" w:hAnsi="Calibri" w:cs="Calibri"/>
          <w:color w:val="000000"/>
          <w:sz w:val="20"/>
          <w:szCs w:val="20"/>
        </w:rPr>
        <w:t>and</w:t>
      </w:r>
    </w:p>
    <w:p w14:paraId="1B5B65BE" w14:textId="04260A47" w:rsidR="00BA2EBA" w:rsidRPr="009758F3" w:rsidRDefault="00BA2EBA" w:rsidP="00376926">
      <w:pPr>
        <w:numPr>
          <w:ilvl w:val="0"/>
          <w:numId w:val="38"/>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 xml:space="preserve">Sharing personal information with third parties as needed to provide the </w:t>
      </w:r>
      <w:r w:rsidR="00664DAF">
        <w:rPr>
          <w:rFonts w:ascii="Calibri" w:eastAsia="Calibri" w:hAnsi="Calibri" w:cs="Calibri"/>
          <w:color w:val="000000"/>
          <w:sz w:val="20"/>
          <w:szCs w:val="20"/>
        </w:rPr>
        <w:t>Services</w:t>
      </w:r>
      <w:r w:rsidR="0075557A">
        <w:rPr>
          <w:rFonts w:ascii="Calibri" w:eastAsia="Calibri" w:hAnsi="Calibri" w:cs="Calibri"/>
          <w:color w:val="000000"/>
          <w:sz w:val="20"/>
          <w:szCs w:val="20"/>
        </w:rPr>
        <w:t>.</w:t>
      </w:r>
    </w:p>
    <w:p w14:paraId="6B5E01B8" w14:textId="77777777" w:rsidR="009D29FA" w:rsidRPr="009758F3" w:rsidRDefault="009D29FA" w:rsidP="00376926">
      <w:pPr>
        <w:pStyle w:val="Bullet1"/>
        <w:numPr>
          <w:ilvl w:val="0"/>
          <w:numId w:val="0"/>
        </w:numPr>
        <w:rPr>
          <w:rFonts w:ascii="Calibri" w:hAnsi="Calibri" w:cs="Calibri"/>
          <w:sz w:val="20"/>
          <w:szCs w:val="20"/>
          <w:lang w:bidi="en-US"/>
        </w:rPr>
      </w:pPr>
    </w:p>
    <w:p w14:paraId="289A3950" w14:textId="4264FCCA" w:rsidR="00BA2EBA" w:rsidRPr="009758F3" w:rsidRDefault="00BA2EBA" w:rsidP="00376926">
      <w:pPr>
        <w:pStyle w:val="BodyTextIndent"/>
        <w:numPr>
          <w:ilvl w:val="0"/>
          <w:numId w:val="8"/>
        </w:numPr>
        <w:spacing w:after="0"/>
        <w:rPr>
          <w:rFonts w:ascii="Calibri" w:hAnsi="Calibri" w:cs="Calibri"/>
          <w:b/>
          <w:bCs/>
          <w:sz w:val="20"/>
          <w:szCs w:val="20"/>
          <w:lang w:bidi="en-US"/>
        </w:rPr>
      </w:pPr>
      <w:r w:rsidRPr="009758F3">
        <w:rPr>
          <w:rFonts w:ascii="Calibri" w:hAnsi="Calibri" w:cs="Calibri"/>
          <w:b/>
          <w:bCs/>
          <w:sz w:val="20"/>
          <w:szCs w:val="20"/>
          <w:lang w:bidi="en-US"/>
        </w:rPr>
        <w:t xml:space="preserve">Improve the </w:t>
      </w:r>
      <w:r w:rsidR="00345C90">
        <w:rPr>
          <w:rFonts w:ascii="Calibri" w:hAnsi="Calibri" w:cs="Calibri"/>
          <w:b/>
          <w:bCs/>
          <w:sz w:val="20"/>
          <w:szCs w:val="20"/>
          <w:lang w:bidi="en-US"/>
        </w:rPr>
        <w:t>Site</w:t>
      </w:r>
      <w:r w:rsidRPr="009758F3">
        <w:rPr>
          <w:rFonts w:ascii="Calibri" w:hAnsi="Calibri" w:cs="Calibri"/>
          <w:b/>
          <w:bCs/>
          <w:sz w:val="20"/>
          <w:szCs w:val="20"/>
          <w:lang w:bidi="en-US"/>
        </w:rPr>
        <w:t xml:space="preserve"> and Develop New Products and </w:t>
      </w:r>
      <w:proofErr w:type="gramStart"/>
      <w:r w:rsidR="00664DAF">
        <w:rPr>
          <w:rFonts w:ascii="Calibri" w:hAnsi="Calibri" w:cs="Calibri"/>
          <w:b/>
          <w:bCs/>
          <w:sz w:val="20"/>
          <w:szCs w:val="20"/>
          <w:lang w:bidi="en-US"/>
        </w:rPr>
        <w:t>the Services</w:t>
      </w:r>
      <w:proofErr w:type="gramEnd"/>
    </w:p>
    <w:p w14:paraId="3F958D40" w14:textId="77777777" w:rsidR="00BA2EBA" w:rsidRPr="009758F3" w:rsidRDefault="00BA2EBA" w:rsidP="00376926">
      <w:pPr>
        <w:pStyle w:val="BodyTextIndent"/>
        <w:spacing w:after="0"/>
        <w:rPr>
          <w:rFonts w:ascii="Calibri" w:hAnsi="Calibri" w:cs="Calibri"/>
          <w:b/>
          <w:bCs/>
          <w:sz w:val="20"/>
          <w:szCs w:val="20"/>
          <w:lang w:bidi="en-US"/>
        </w:rPr>
      </w:pPr>
    </w:p>
    <w:p w14:paraId="6758AC43" w14:textId="4FC5BB7A" w:rsidR="00BA2EBA" w:rsidRPr="009758F3" w:rsidRDefault="00BA2EBA" w:rsidP="00376926">
      <w:pPr>
        <w:pStyle w:val="Subtitle"/>
        <w:spacing w:after="0"/>
        <w:jc w:val="both"/>
        <w:rPr>
          <w:rFonts w:ascii="Calibri" w:eastAsia="Calibri" w:hAnsi="Calibri" w:cs="Calibri"/>
          <w:b w:val="0"/>
          <w:sz w:val="20"/>
          <w:szCs w:val="20"/>
        </w:rPr>
      </w:pPr>
      <w:r w:rsidRPr="009758F3">
        <w:rPr>
          <w:rFonts w:ascii="Calibri" w:eastAsia="Calibri" w:hAnsi="Calibri" w:cs="Calibri"/>
          <w:b w:val="0"/>
          <w:sz w:val="20"/>
          <w:szCs w:val="20"/>
        </w:rPr>
        <w:t xml:space="preserve">We use personal information to improve the </w:t>
      </w:r>
      <w:r w:rsidR="005A03D5">
        <w:rPr>
          <w:rFonts w:ascii="Calibri" w:eastAsia="Calibri" w:hAnsi="Calibri" w:cs="Calibri"/>
          <w:b w:val="0"/>
          <w:sz w:val="20"/>
          <w:szCs w:val="20"/>
        </w:rPr>
        <w:t xml:space="preserve">Services </w:t>
      </w:r>
      <w:r w:rsidRPr="009758F3">
        <w:rPr>
          <w:rFonts w:ascii="Calibri" w:eastAsia="Calibri" w:hAnsi="Calibri" w:cs="Calibri"/>
          <w:b w:val="0"/>
          <w:sz w:val="20"/>
          <w:szCs w:val="20"/>
        </w:rPr>
        <w:t xml:space="preserve">and to develop new products and </w:t>
      </w:r>
      <w:r w:rsidR="00664DAF">
        <w:rPr>
          <w:rFonts w:ascii="Calibri" w:eastAsia="Calibri" w:hAnsi="Calibri" w:cs="Calibri"/>
          <w:b w:val="0"/>
          <w:sz w:val="20"/>
          <w:szCs w:val="20"/>
        </w:rPr>
        <w:t>services</w:t>
      </w:r>
      <w:r w:rsidRPr="009758F3">
        <w:rPr>
          <w:rFonts w:ascii="Calibri" w:eastAsia="Calibri" w:hAnsi="Calibri" w:cs="Calibri"/>
          <w:b w:val="0"/>
          <w:sz w:val="20"/>
          <w:szCs w:val="20"/>
        </w:rPr>
        <w:t>, such as:</w:t>
      </w:r>
    </w:p>
    <w:p w14:paraId="4FD56247" w14:textId="77777777" w:rsidR="00BA2EBA" w:rsidRPr="009758F3" w:rsidRDefault="00BA2EBA" w:rsidP="00376926">
      <w:pPr>
        <w:jc w:val="both"/>
        <w:rPr>
          <w:rFonts w:ascii="Calibri" w:eastAsia="Calibri" w:hAnsi="Calibri" w:cs="Calibri"/>
          <w:sz w:val="20"/>
          <w:szCs w:val="20"/>
        </w:rPr>
      </w:pPr>
    </w:p>
    <w:p w14:paraId="482812C3" w14:textId="5ADF08BA" w:rsidR="00BA2EBA" w:rsidRPr="009758F3" w:rsidRDefault="00BA2EBA" w:rsidP="00376926">
      <w:pPr>
        <w:numPr>
          <w:ilvl w:val="0"/>
          <w:numId w:val="36"/>
        </w:numPr>
        <w:pBdr>
          <w:top w:val="nil"/>
          <w:left w:val="nil"/>
          <w:bottom w:val="nil"/>
          <w:right w:val="nil"/>
          <w:between w:val="nil"/>
        </w:pBdr>
        <w:rPr>
          <w:rFonts w:ascii="Calibri" w:eastAsia="Calibri" w:hAnsi="Calibri" w:cs="Calibri"/>
          <w:color w:val="000000"/>
          <w:sz w:val="20"/>
          <w:szCs w:val="20"/>
        </w:rPr>
      </w:pPr>
      <w:r w:rsidRPr="009758F3">
        <w:rPr>
          <w:rFonts w:ascii="Calibri" w:eastAsia="Calibri" w:hAnsi="Calibri" w:cs="Calibri"/>
          <w:color w:val="000000"/>
          <w:sz w:val="20"/>
          <w:szCs w:val="20"/>
        </w:rPr>
        <w:t xml:space="preserve">Developing, training, and </w:t>
      </w:r>
      <w:r w:rsidR="00822B30" w:rsidRPr="009758F3">
        <w:rPr>
          <w:rFonts w:ascii="Calibri" w:eastAsia="Calibri" w:hAnsi="Calibri" w:cs="Calibri"/>
          <w:color w:val="000000"/>
          <w:sz w:val="20"/>
          <w:szCs w:val="20"/>
        </w:rPr>
        <w:t>fine-tuning</w:t>
      </w:r>
      <w:r w:rsidRPr="009758F3">
        <w:rPr>
          <w:rFonts w:ascii="Calibri" w:eastAsia="Calibri" w:hAnsi="Calibri" w:cs="Calibri"/>
          <w:color w:val="000000"/>
          <w:sz w:val="20"/>
          <w:szCs w:val="20"/>
        </w:rPr>
        <w:t xml:space="preserve"> models, algorithms,</w:t>
      </w:r>
      <w:r w:rsidR="00822B30" w:rsidRPr="009758F3">
        <w:rPr>
          <w:rFonts w:ascii="Calibri" w:eastAsia="Calibri" w:hAnsi="Calibri" w:cs="Calibri"/>
          <w:color w:val="000000"/>
          <w:sz w:val="20"/>
          <w:szCs w:val="20"/>
        </w:rPr>
        <w:t xml:space="preserve"> and</w:t>
      </w:r>
      <w:r w:rsidRPr="009758F3">
        <w:rPr>
          <w:rFonts w:ascii="Calibri" w:eastAsia="Calibri" w:hAnsi="Calibri" w:cs="Calibri"/>
          <w:color w:val="000000"/>
          <w:sz w:val="20"/>
          <w:szCs w:val="20"/>
        </w:rPr>
        <w:t xml:space="preserve"> artificial intelligence</w:t>
      </w:r>
      <w:r w:rsidR="00822B30" w:rsidRPr="009758F3">
        <w:rPr>
          <w:rFonts w:ascii="Calibri" w:eastAsia="Calibri" w:hAnsi="Calibri" w:cs="Calibri"/>
          <w:color w:val="000000"/>
          <w:sz w:val="20"/>
          <w:szCs w:val="20"/>
        </w:rPr>
        <w:t xml:space="preserve"> technologies</w:t>
      </w:r>
      <w:r w:rsidRPr="009758F3">
        <w:rPr>
          <w:rFonts w:ascii="Calibri" w:eastAsia="Calibri" w:hAnsi="Calibri" w:cs="Calibri"/>
          <w:color w:val="000000"/>
          <w:sz w:val="20"/>
          <w:szCs w:val="20"/>
        </w:rPr>
        <w:t>; and</w:t>
      </w:r>
    </w:p>
    <w:p w14:paraId="73FFB27D" w14:textId="6FB61D5F" w:rsidR="00976B54" w:rsidRDefault="00BA2EBA" w:rsidP="00976B54">
      <w:pPr>
        <w:numPr>
          <w:ilvl w:val="0"/>
          <w:numId w:val="36"/>
        </w:numPr>
        <w:pBdr>
          <w:top w:val="nil"/>
          <w:left w:val="nil"/>
          <w:bottom w:val="nil"/>
          <w:right w:val="nil"/>
          <w:between w:val="nil"/>
        </w:pBdr>
        <w:rPr>
          <w:rFonts w:ascii="Calibri" w:eastAsia="Calibri" w:hAnsi="Calibri" w:cs="Calibri"/>
          <w:color w:val="000000"/>
          <w:sz w:val="20"/>
          <w:szCs w:val="20"/>
        </w:rPr>
      </w:pPr>
      <w:bookmarkStart w:id="129" w:name="_heading=h.17dp8vu" w:colFirst="0" w:colLast="0"/>
      <w:bookmarkEnd w:id="129"/>
      <w:r w:rsidRPr="009758F3">
        <w:rPr>
          <w:rFonts w:ascii="Calibri" w:eastAsia="Calibri" w:hAnsi="Calibri" w:cs="Calibri"/>
          <w:color w:val="000000"/>
          <w:sz w:val="20"/>
          <w:szCs w:val="20"/>
        </w:rPr>
        <w:t xml:space="preserve">Improving, upgrading, or enhancing the </w:t>
      </w:r>
      <w:r w:rsidR="00664DAF">
        <w:rPr>
          <w:rFonts w:ascii="Calibri" w:eastAsia="Calibri" w:hAnsi="Calibri" w:cs="Calibri"/>
          <w:color w:val="000000"/>
          <w:sz w:val="20"/>
          <w:szCs w:val="20"/>
        </w:rPr>
        <w:t>Services</w:t>
      </w:r>
      <w:r w:rsidRPr="009758F3">
        <w:rPr>
          <w:rFonts w:ascii="Calibri" w:eastAsia="Calibri" w:hAnsi="Calibri" w:cs="Calibri"/>
          <w:color w:val="000000"/>
          <w:sz w:val="20"/>
          <w:szCs w:val="20"/>
        </w:rPr>
        <w:t>.</w:t>
      </w:r>
    </w:p>
    <w:p w14:paraId="7439B34C" w14:textId="77777777" w:rsidR="00684CF7" w:rsidRPr="009758F3" w:rsidRDefault="00684CF7" w:rsidP="00684CF7">
      <w:pPr>
        <w:pBdr>
          <w:top w:val="nil"/>
          <w:left w:val="nil"/>
          <w:bottom w:val="nil"/>
          <w:right w:val="nil"/>
          <w:between w:val="nil"/>
        </w:pBdr>
        <w:rPr>
          <w:rFonts w:ascii="Calibri" w:eastAsia="Calibri" w:hAnsi="Calibri" w:cs="Calibri"/>
          <w:color w:val="000000"/>
          <w:sz w:val="20"/>
          <w:szCs w:val="20"/>
        </w:rPr>
      </w:pPr>
    </w:p>
    <w:p w14:paraId="62BED22D" w14:textId="77777777" w:rsidR="00BA2EBA" w:rsidRPr="009758F3" w:rsidRDefault="00BA2EBA" w:rsidP="00376926">
      <w:pPr>
        <w:pStyle w:val="BodyTextIndent"/>
        <w:numPr>
          <w:ilvl w:val="0"/>
          <w:numId w:val="8"/>
        </w:numPr>
        <w:spacing w:after="0"/>
        <w:rPr>
          <w:rFonts w:ascii="Calibri" w:hAnsi="Calibri" w:cs="Calibri"/>
          <w:b/>
          <w:bCs/>
          <w:sz w:val="20"/>
          <w:szCs w:val="20"/>
          <w:lang w:bidi="en-US"/>
        </w:rPr>
      </w:pPr>
      <w:r w:rsidRPr="009758F3">
        <w:rPr>
          <w:rFonts w:ascii="Calibri" w:hAnsi="Calibri" w:cs="Calibri"/>
          <w:b/>
          <w:bCs/>
          <w:sz w:val="20"/>
          <w:szCs w:val="20"/>
          <w:lang w:bidi="en-US"/>
        </w:rPr>
        <w:t xml:space="preserve">Operate Our Business </w:t>
      </w:r>
    </w:p>
    <w:p w14:paraId="4D91E495" w14:textId="77777777" w:rsidR="00BA2EBA" w:rsidRPr="009758F3" w:rsidRDefault="00BA2EBA" w:rsidP="00376926">
      <w:pPr>
        <w:pBdr>
          <w:top w:val="nil"/>
          <w:left w:val="nil"/>
          <w:bottom w:val="nil"/>
          <w:right w:val="nil"/>
          <w:between w:val="nil"/>
        </w:pBdr>
        <w:ind w:left="360"/>
        <w:jc w:val="both"/>
        <w:rPr>
          <w:rFonts w:ascii="Calibri" w:eastAsia="Calibri" w:hAnsi="Calibri" w:cs="Calibri"/>
          <w:color w:val="000000"/>
          <w:sz w:val="20"/>
          <w:szCs w:val="20"/>
        </w:rPr>
      </w:pPr>
    </w:p>
    <w:p w14:paraId="70FB18F8" w14:textId="77777777" w:rsidR="00BA2EBA" w:rsidRPr="009758F3" w:rsidRDefault="00BA2EBA" w:rsidP="00376926">
      <w:p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We use personal information to operate our business, such as:</w:t>
      </w:r>
    </w:p>
    <w:p w14:paraId="6BF9D10F" w14:textId="77777777" w:rsidR="00BA2EBA" w:rsidRPr="009758F3" w:rsidRDefault="00BA2EBA" w:rsidP="00376926">
      <w:pPr>
        <w:pBdr>
          <w:top w:val="nil"/>
          <w:left w:val="nil"/>
          <w:bottom w:val="nil"/>
          <w:right w:val="nil"/>
          <w:between w:val="nil"/>
        </w:pBdr>
        <w:ind w:left="360"/>
        <w:jc w:val="both"/>
        <w:rPr>
          <w:rFonts w:ascii="Calibri" w:eastAsia="Calibri" w:hAnsi="Calibri" w:cs="Calibri"/>
          <w:color w:val="000000"/>
          <w:sz w:val="20"/>
          <w:szCs w:val="20"/>
        </w:rPr>
      </w:pPr>
    </w:p>
    <w:p w14:paraId="13FFBD59" w14:textId="47DFB751" w:rsidR="00376926" w:rsidRPr="009758F3" w:rsidRDefault="00953D2F" w:rsidP="00376926">
      <w:pPr>
        <w:pStyle w:val="Bullet1"/>
        <w:numPr>
          <w:ilvl w:val="0"/>
          <w:numId w:val="37"/>
        </w:numPr>
        <w:jc w:val="both"/>
        <w:rPr>
          <w:rFonts w:ascii="Calibri" w:hAnsi="Calibri" w:cs="Calibri"/>
          <w:sz w:val="20"/>
          <w:szCs w:val="20"/>
          <w:lang w:bidi="en-US"/>
        </w:rPr>
      </w:pPr>
      <w:r>
        <w:rPr>
          <w:rFonts w:ascii="Calibri" w:hAnsi="Calibri" w:cs="Calibri"/>
          <w:sz w:val="20"/>
          <w:szCs w:val="20"/>
          <w:lang w:bidi="en-US"/>
        </w:rPr>
        <w:t xml:space="preserve">Engaging in </w:t>
      </w:r>
      <w:r w:rsidR="00376926" w:rsidRPr="009758F3">
        <w:rPr>
          <w:rFonts w:ascii="Calibri" w:hAnsi="Calibri" w:cs="Calibri"/>
          <w:sz w:val="20"/>
          <w:szCs w:val="20"/>
          <w:lang w:bidi="en-US"/>
        </w:rPr>
        <w:t>direct marketing, research and development (including marketing research), network and information security, and fraud prevention;</w:t>
      </w:r>
    </w:p>
    <w:p w14:paraId="588D13A3" w14:textId="0E740565" w:rsidR="00BA2EBA" w:rsidRPr="009758F3"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 xml:space="preserve">Carrying out analytics; </w:t>
      </w:r>
    </w:p>
    <w:p w14:paraId="37374236" w14:textId="2B0A8E7E" w:rsidR="00BA2EBA" w:rsidRPr="00BD042B"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Creating de-identified and/or aggregated information</w:t>
      </w:r>
      <w:r w:rsidR="00215493">
        <w:rPr>
          <w:rFonts w:ascii="Calibri" w:hAnsi="Calibri" w:cs="Calibri"/>
          <w:sz w:val="20"/>
          <w:szCs w:val="20"/>
        </w:rPr>
        <w:t>;</w:t>
      </w:r>
    </w:p>
    <w:p w14:paraId="3E85E51D" w14:textId="4D38F8CD" w:rsidR="00664DAF" w:rsidRPr="009758F3" w:rsidRDefault="00664DAF"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Pr>
          <w:rFonts w:ascii="Calibri" w:hAnsi="Calibri" w:cs="Calibri"/>
          <w:sz w:val="20"/>
          <w:szCs w:val="20"/>
        </w:rPr>
        <w:t>Allowing you to register for events;</w:t>
      </w:r>
    </w:p>
    <w:p w14:paraId="1AF6586C" w14:textId="77777777" w:rsidR="00BA2EBA" w:rsidRPr="009758F3"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Enforcing our agreements and policies; and</w:t>
      </w:r>
    </w:p>
    <w:p w14:paraId="77AAD876" w14:textId="77777777" w:rsidR="00BA2EBA" w:rsidRPr="009758F3" w:rsidRDefault="00BA2EBA" w:rsidP="00376926">
      <w:pPr>
        <w:numPr>
          <w:ilvl w:val="0"/>
          <w:numId w:val="37"/>
        </w:numPr>
        <w:pBdr>
          <w:top w:val="nil"/>
          <w:left w:val="nil"/>
          <w:bottom w:val="nil"/>
          <w:right w:val="nil"/>
          <w:between w:val="nil"/>
        </w:pBdr>
        <w:jc w:val="both"/>
        <w:rPr>
          <w:rFonts w:ascii="Calibri" w:eastAsia="Calibri" w:hAnsi="Calibri" w:cs="Calibri"/>
          <w:color w:val="000000"/>
          <w:sz w:val="20"/>
          <w:szCs w:val="20"/>
        </w:rPr>
      </w:pPr>
      <w:r w:rsidRPr="009758F3">
        <w:rPr>
          <w:rFonts w:ascii="Calibri" w:eastAsia="Calibri" w:hAnsi="Calibri" w:cs="Calibri"/>
          <w:color w:val="000000"/>
          <w:sz w:val="20"/>
          <w:szCs w:val="20"/>
        </w:rPr>
        <w:t>Carrying out activities that are required to comply with our legal obligations.</w:t>
      </w:r>
    </w:p>
    <w:p w14:paraId="2EF96E54" w14:textId="77777777" w:rsidR="009D29FA" w:rsidRPr="009758F3" w:rsidRDefault="009D29FA" w:rsidP="00376926">
      <w:pPr>
        <w:pStyle w:val="ListBullet"/>
        <w:spacing w:after="0"/>
        <w:contextualSpacing/>
        <w:rPr>
          <w:rFonts w:ascii="Calibri" w:hAnsi="Calibri" w:cs="Calibri"/>
          <w:sz w:val="20"/>
          <w:szCs w:val="20"/>
          <w:lang w:bidi="en-US"/>
        </w:rPr>
      </w:pPr>
    </w:p>
    <w:p w14:paraId="3DFC3B0E" w14:textId="2F517C0A" w:rsidR="00BA2EBA" w:rsidRPr="009758F3" w:rsidRDefault="00BA2EBA" w:rsidP="00376926">
      <w:pPr>
        <w:pStyle w:val="BodyTextIndent"/>
        <w:numPr>
          <w:ilvl w:val="0"/>
          <w:numId w:val="8"/>
        </w:numPr>
        <w:spacing w:after="0"/>
        <w:rPr>
          <w:rFonts w:ascii="Calibri" w:hAnsi="Calibri" w:cs="Calibri"/>
          <w:sz w:val="20"/>
          <w:szCs w:val="20"/>
          <w:lang w:bidi="en-US"/>
        </w:rPr>
      </w:pPr>
      <w:r w:rsidRPr="009758F3">
        <w:rPr>
          <w:rFonts w:ascii="Calibri" w:hAnsi="Calibri" w:cs="Calibri"/>
          <w:b/>
          <w:bCs/>
          <w:sz w:val="20"/>
          <w:szCs w:val="20"/>
          <w:lang w:bidi="en-US"/>
        </w:rPr>
        <w:t>Marketing</w:t>
      </w:r>
    </w:p>
    <w:p w14:paraId="10724B26" w14:textId="77777777" w:rsidR="00BA2EBA" w:rsidRPr="009758F3" w:rsidRDefault="00BA2EBA" w:rsidP="00376926">
      <w:pPr>
        <w:pStyle w:val="BodyTextIndent"/>
        <w:spacing w:after="0"/>
        <w:ind w:left="0"/>
        <w:rPr>
          <w:rFonts w:ascii="Calibri" w:eastAsiaTheme="majorEastAsia" w:hAnsi="Calibri" w:cs="Calibri"/>
          <w:iCs/>
          <w:sz w:val="20"/>
          <w:szCs w:val="20"/>
          <w:lang w:bidi="en-US"/>
        </w:rPr>
      </w:pPr>
    </w:p>
    <w:p w14:paraId="50ED29E7" w14:textId="03D418D1" w:rsidR="001B7C99" w:rsidRPr="00C86B01" w:rsidRDefault="005005E1" w:rsidP="00C86B01">
      <w:pPr>
        <w:pStyle w:val="BodyTextIndent"/>
        <w:ind w:left="0"/>
        <w:rPr>
          <w:rFonts w:ascii="Calibri" w:eastAsiaTheme="majorEastAsia" w:hAnsi="Calibri" w:cs="Calibri"/>
          <w:iCs/>
          <w:sz w:val="20"/>
          <w:szCs w:val="20"/>
          <w:lang w:bidi="en-US"/>
        </w:rPr>
      </w:pPr>
      <w:r w:rsidRPr="005005E1">
        <w:rPr>
          <w:rFonts w:ascii="Calibri" w:eastAsiaTheme="majorEastAsia" w:hAnsi="Calibri" w:cs="Calibri"/>
          <w:iCs/>
          <w:sz w:val="20"/>
          <w:szCs w:val="20"/>
          <w:lang w:bidi="en-US"/>
        </w:rPr>
        <w:t>We may use personal information</w:t>
      </w:r>
      <w:r w:rsidR="00FD002B">
        <w:rPr>
          <w:rFonts w:ascii="Calibri" w:eastAsiaTheme="majorEastAsia" w:hAnsi="Calibri" w:cs="Calibri"/>
          <w:iCs/>
          <w:sz w:val="20"/>
          <w:szCs w:val="20"/>
          <w:lang w:bidi="en-US"/>
        </w:rPr>
        <w:t xml:space="preserve"> </w:t>
      </w:r>
      <w:r w:rsidR="00216F13">
        <w:rPr>
          <w:rFonts w:ascii="Calibri" w:eastAsiaTheme="majorEastAsia" w:hAnsi="Calibri" w:cs="Calibri"/>
          <w:iCs/>
          <w:sz w:val="20"/>
          <w:szCs w:val="20"/>
          <w:lang w:bidi="en-US"/>
        </w:rPr>
        <w:t>for</w:t>
      </w:r>
      <w:r w:rsidR="00FD002B">
        <w:rPr>
          <w:rFonts w:ascii="Calibri" w:eastAsiaTheme="majorEastAsia" w:hAnsi="Calibri" w:cs="Calibri"/>
          <w:iCs/>
          <w:sz w:val="20"/>
          <w:szCs w:val="20"/>
          <w:lang w:bidi="en-US"/>
        </w:rPr>
        <w:t xml:space="preserve"> marketing </w:t>
      </w:r>
      <w:r w:rsidR="00216F13">
        <w:rPr>
          <w:rFonts w:ascii="Calibri" w:eastAsiaTheme="majorEastAsia" w:hAnsi="Calibri" w:cs="Calibri"/>
          <w:iCs/>
          <w:sz w:val="20"/>
          <w:szCs w:val="20"/>
          <w:lang w:bidi="en-US"/>
        </w:rPr>
        <w:t>purposes,</w:t>
      </w:r>
      <w:r w:rsidR="00FD002B">
        <w:rPr>
          <w:rFonts w:ascii="Calibri" w:eastAsiaTheme="majorEastAsia" w:hAnsi="Calibri" w:cs="Calibri"/>
          <w:iCs/>
          <w:sz w:val="20"/>
          <w:szCs w:val="20"/>
          <w:lang w:bidi="en-US"/>
        </w:rPr>
        <w:t xml:space="preserve"> including</w:t>
      </w:r>
      <w:r w:rsidRPr="005005E1">
        <w:rPr>
          <w:rFonts w:ascii="Calibri" w:eastAsiaTheme="majorEastAsia" w:hAnsi="Calibri" w:cs="Calibri"/>
          <w:iCs/>
          <w:sz w:val="20"/>
          <w:szCs w:val="20"/>
          <w:lang w:bidi="en-US"/>
        </w:rPr>
        <w:t xml:space="preserve"> to </w:t>
      </w:r>
      <w:r w:rsidR="00216F13">
        <w:rPr>
          <w:rFonts w:ascii="Calibri" w:eastAsiaTheme="majorEastAsia" w:hAnsi="Calibri" w:cs="Calibri"/>
          <w:iCs/>
          <w:sz w:val="20"/>
          <w:szCs w:val="20"/>
          <w:lang w:bidi="en-US"/>
        </w:rPr>
        <w:t>personalize and deliver</w:t>
      </w:r>
      <w:r w:rsidRPr="005005E1">
        <w:rPr>
          <w:rFonts w:ascii="Calibri" w:eastAsiaTheme="majorEastAsia" w:hAnsi="Calibri" w:cs="Calibri"/>
          <w:iCs/>
          <w:sz w:val="20"/>
          <w:szCs w:val="20"/>
          <w:lang w:bidi="en-US"/>
        </w:rPr>
        <w:t xml:space="preserve"> marketing communications, promotions</w:t>
      </w:r>
      <w:r w:rsidR="00FD002B">
        <w:rPr>
          <w:rFonts w:ascii="Calibri" w:eastAsiaTheme="majorEastAsia" w:hAnsi="Calibri" w:cs="Calibri"/>
          <w:iCs/>
          <w:sz w:val="20"/>
          <w:szCs w:val="20"/>
          <w:lang w:bidi="en-US"/>
        </w:rPr>
        <w:t>,</w:t>
      </w:r>
      <w:r w:rsidRPr="005005E1">
        <w:rPr>
          <w:rFonts w:ascii="Calibri" w:eastAsiaTheme="majorEastAsia" w:hAnsi="Calibri" w:cs="Calibri"/>
          <w:iCs/>
          <w:sz w:val="20"/>
          <w:szCs w:val="20"/>
          <w:lang w:bidi="en-US"/>
        </w:rPr>
        <w:t xml:space="preserve"> and offers that </w:t>
      </w:r>
      <w:r>
        <w:rPr>
          <w:rFonts w:ascii="Calibri" w:eastAsiaTheme="majorEastAsia" w:hAnsi="Calibri" w:cs="Calibri"/>
          <w:iCs/>
          <w:sz w:val="20"/>
          <w:szCs w:val="20"/>
          <w:lang w:bidi="en-US"/>
        </w:rPr>
        <w:t>may</w:t>
      </w:r>
      <w:r w:rsidRPr="005005E1">
        <w:rPr>
          <w:rFonts w:ascii="Calibri" w:eastAsiaTheme="majorEastAsia" w:hAnsi="Calibri" w:cs="Calibri"/>
          <w:iCs/>
          <w:sz w:val="20"/>
          <w:szCs w:val="20"/>
          <w:lang w:bidi="en-US"/>
        </w:rPr>
        <w:t xml:space="preserve"> </w:t>
      </w:r>
      <w:r w:rsidR="00216F13">
        <w:rPr>
          <w:rFonts w:ascii="Calibri" w:eastAsiaTheme="majorEastAsia" w:hAnsi="Calibri" w:cs="Calibri"/>
          <w:iCs/>
          <w:sz w:val="20"/>
          <w:szCs w:val="20"/>
          <w:lang w:bidi="en-US"/>
        </w:rPr>
        <w:t xml:space="preserve">be of </w:t>
      </w:r>
      <w:r w:rsidRPr="005005E1">
        <w:rPr>
          <w:rFonts w:ascii="Calibri" w:eastAsiaTheme="majorEastAsia" w:hAnsi="Calibri" w:cs="Calibri"/>
          <w:iCs/>
          <w:sz w:val="20"/>
          <w:szCs w:val="20"/>
          <w:lang w:bidi="en-US"/>
        </w:rPr>
        <w:t xml:space="preserve">interest </w:t>
      </w:r>
      <w:r w:rsidR="00216F13">
        <w:rPr>
          <w:rFonts w:ascii="Calibri" w:eastAsiaTheme="majorEastAsia" w:hAnsi="Calibri" w:cs="Calibri"/>
          <w:iCs/>
          <w:sz w:val="20"/>
          <w:szCs w:val="20"/>
          <w:lang w:bidi="en-US"/>
        </w:rPr>
        <w:t xml:space="preserve">to </w:t>
      </w:r>
      <w:r w:rsidRPr="005005E1">
        <w:rPr>
          <w:rFonts w:ascii="Calibri" w:eastAsiaTheme="majorEastAsia" w:hAnsi="Calibri" w:cs="Calibri"/>
          <w:iCs/>
          <w:sz w:val="20"/>
          <w:szCs w:val="20"/>
          <w:lang w:bidi="en-US"/>
        </w:rPr>
        <w:t>you.</w:t>
      </w:r>
      <w:r w:rsidR="001B7C99">
        <w:rPr>
          <w:rFonts w:ascii="Calibri" w:eastAsiaTheme="majorEastAsia" w:hAnsi="Calibri" w:cs="Calibri"/>
          <w:iCs/>
          <w:sz w:val="20"/>
          <w:szCs w:val="20"/>
          <w:lang w:bidi="en-US"/>
        </w:rPr>
        <w:t xml:space="preserve"> </w:t>
      </w:r>
      <w:r w:rsidR="00216F13">
        <w:rPr>
          <w:rFonts w:ascii="Calibri" w:eastAsiaTheme="majorEastAsia" w:hAnsi="Calibri" w:cs="Calibri"/>
          <w:iCs/>
          <w:sz w:val="20"/>
          <w:szCs w:val="20"/>
          <w:lang w:bidi="en-US"/>
        </w:rPr>
        <w:t>If</w:t>
      </w:r>
      <w:r w:rsidR="001B7C99">
        <w:rPr>
          <w:rFonts w:ascii="Calibri" w:eastAsiaTheme="majorEastAsia" w:hAnsi="Calibri" w:cs="Calibri"/>
          <w:iCs/>
          <w:sz w:val="20"/>
          <w:szCs w:val="20"/>
          <w:lang w:bidi="en-US"/>
        </w:rPr>
        <w:t xml:space="preserve"> you are </w:t>
      </w:r>
      <w:ins w:id="130" w:author="Fenwick" w:date="2026-03-30T18:20:00Z" w16du:dateUtc="2026-03-30T22:20:00Z">
        <w:r w:rsidR="000D08D2">
          <w:rPr>
            <w:rFonts w:ascii="Calibri" w:eastAsiaTheme="majorEastAsia" w:hAnsi="Calibri" w:cs="Calibri"/>
            <w:iCs/>
            <w:sz w:val="20"/>
            <w:szCs w:val="20"/>
            <w:lang w:bidi="en-US"/>
          </w:rPr>
          <w:t>a</w:t>
        </w:r>
      </w:ins>
      <w:ins w:id="131" w:author="Fenwick" w:date="2026-03-30T22:30:00Z" w16du:dateUtc="2026-03-31T02:30:00Z">
        <w:r w:rsidR="00D03487">
          <w:rPr>
            <w:rFonts w:ascii="Calibri" w:eastAsiaTheme="majorEastAsia" w:hAnsi="Calibri" w:cs="Calibri"/>
            <w:iCs/>
            <w:sz w:val="20"/>
            <w:szCs w:val="20"/>
            <w:lang w:bidi="en-US"/>
          </w:rPr>
          <w:t xml:space="preserve"> Non-initiating User</w:t>
        </w:r>
      </w:ins>
      <w:del w:id="132" w:author="Fenwick" w:date="2026-03-30T18:20:00Z" w16du:dateUtc="2026-03-30T22:20:00Z">
        <w:r w:rsidR="001B7C99" w:rsidDel="00C9002A">
          <w:rPr>
            <w:rFonts w:ascii="Calibri" w:eastAsiaTheme="majorEastAsia" w:hAnsi="Calibri" w:cs="Calibri"/>
            <w:iCs/>
            <w:sz w:val="20"/>
            <w:szCs w:val="20"/>
            <w:lang w:bidi="en-US"/>
          </w:rPr>
          <w:delText xml:space="preserve">an End </w:delText>
        </w:r>
        <w:r w:rsidR="001B7C99" w:rsidDel="000D08D2">
          <w:rPr>
            <w:rFonts w:ascii="Calibri" w:eastAsiaTheme="majorEastAsia" w:hAnsi="Calibri" w:cs="Calibri"/>
            <w:iCs/>
            <w:sz w:val="20"/>
            <w:szCs w:val="20"/>
            <w:lang w:bidi="en-US"/>
          </w:rPr>
          <w:delText>User</w:delText>
        </w:r>
      </w:del>
      <w:r w:rsidR="001B7C99">
        <w:rPr>
          <w:rFonts w:ascii="Calibri" w:eastAsiaTheme="majorEastAsia" w:hAnsi="Calibri" w:cs="Calibri"/>
          <w:iCs/>
          <w:sz w:val="20"/>
          <w:szCs w:val="20"/>
          <w:lang w:bidi="en-US"/>
        </w:rPr>
        <w:t xml:space="preserve">, Evryn may </w:t>
      </w:r>
      <w:r w:rsidR="00216F13">
        <w:rPr>
          <w:rFonts w:ascii="Calibri" w:eastAsiaTheme="majorEastAsia" w:hAnsi="Calibri" w:cs="Calibri"/>
          <w:iCs/>
          <w:sz w:val="20"/>
          <w:szCs w:val="20"/>
          <w:lang w:bidi="en-US"/>
        </w:rPr>
        <w:t>also invite</w:t>
      </w:r>
      <w:r w:rsidR="001B7C99">
        <w:rPr>
          <w:rFonts w:ascii="Calibri" w:eastAsiaTheme="majorEastAsia" w:hAnsi="Calibri" w:cs="Calibri"/>
          <w:iCs/>
          <w:sz w:val="20"/>
          <w:szCs w:val="20"/>
          <w:lang w:bidi="en-US"/>
        </w:rPr>
        <w:t xml:space="preserve"> you to join the Evryn network.</w:t>
      </w:r>
    </w:p>
    <w:p w14:paraId="59D135EE" w14:textId="77777777" w:rsidR="00BA2EBA" w:rsidRPr="009758F3" w:rsidRDefault="00BA2EBA" w:rsidP="00376926">
      <w:pPr>
        <w:pStyle w:val="BodyTextIndent"/>
        <w:numPr>
          <w:ilvl w:val="0"/>
          <w:numId w:val="8"/>
        </w:numPr>
        <w:spacing w:after="0"/>
        <w:rPr>
          <w:rFonts w:ascii="Calibri" w:hAnsi="Calibri" w:cs="Calibri"/>
          <w:sz w:val="20"/>
          <w:szCs w:val="20"/>
          <w:lang w:bidi="en-US"/>
        </w:rPr>
      </w:pPr>
      <w:r w:rsidRPr="009758F3">
        <w:rPr>
          <w:rFonts w:ascii="Calibri" w:hAnsi="Calibri" w:cs="Calibri"/>
          <w:b/>
          <w:bCs/>
          <w:sz w:val="20"/>
          <w:szCs w:val="20"/>
          <w:lang w:bidi="en-US"/>
        </w:rPr>
        <w:t xml:space="preserve">With Your Consent or Direction </w:t>
      </w:r>
    </w:p>
    <w:p w14:paraId="4A0ED94E" w14:textId="77777777" w:rsidR="00BA2EBA" w:rsidRPr="009758F3" w:rsidRDefault="00BA2EBA" w:rsidP="00376926">
      <w:pPr>
        <w:pStyle w:val="BodyTextIndent"/>
        <w:spacing w:after="0"/>
        <w:ind w:left="0"/>
        <w:rPr>
          <w:rFonts w:ascii="Calibri" w:hAnsi="Calibri" w:cs="Calibri"/>
          <w:sz w:val="20"/>
          <w:szCs w:val="20"/>
          <w:lang w:bidi="en-US"/>
        </w:rPr>
      </w:pPr>
    </w:p>
    <w:p w14:paraId="36B36A1E" w14:textId="32A0C32C" w:rsidR="00BA2EBA" w:rsidRDefault="00BA2EBA"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We may use personal information</w:t>
      </w:r>
      <w:r w:rsidR="00684CF7">
        <w:rPr>
          <w:rFonts w:ascii="Calibri" w:hAnsi="Calibri" w:cs="Calibri"/>
          <w:sz w:val="20"/>
          <w:szCs w:val="20"/>
          <w:lang w:bidi="en-US"/>
        </w:rPr>
        <w:t>: (</w:t>
      </w:r>
      <w:proofErr w:type="spellStart"/>
      <w:r w:rsidR="00684CF7">
        <w:rPr>
          <w:rFonts w:ascii="Calibri" w:hAnsi="Calibri" w:cs="Calibri"/>
          <w:sz w:val="20"/>
          <w:szCs w:val="20"/>
          <w:lang w:bidi="en-US"/>
        </w:rPr>
        <w:t>i</w:t>
      </w:r>
      <w:proofErr w:type="spellEnd"/>
      <w:r w:rsidR="00684CF7">
        <w:rPr>
          <w:rFonts w:ascii="Calibri" w:hAnsi="Calibri" w:cs="Calibri"/>
          <w:sz w:val="20"/>
          <w:szCs w:val="20"/>
          <w:lang w:bidi="en-US"/>
        </w:rPr>
        <w:t>)</w:t>
      </w:r>
      <w:r w:rsidRPr="009758F3">
        <w:rPr>
          <w:rFonts w:ascii="Calibri" w:hAnsi="Calibri" w:cs="Calibri"/>
          <w:sz w:val="20"/>
          <w:szCs w:val="20"/>
          <w:lang w:bidi="en-US"/>
        </w:rPr>
        <w:t xml:space="preserve"> for other purposes that are clearly disclosed to you at the time you provide </w:t>
      </w:r>
      <w:r w:rsidR="006D3140">
        <w:rPr>
          <w:rFonts w:ascii="Calibri" w:hAnsi="Calibri" w:cs="Calibri"/>
          <w:sz w:val="20"/>
          <w:szCs w:val="20"/>
          <w:lang w:bidi="en-US"/>
        </w:rPr>
        <w:t xml:space="preserve">the </w:t>
      </w:r>
      <w:r w:rsidRPr="009758F3">
        <w:rPr>
          <w:rFonts w:ascii="Calibri" w:hAnsi="Calibri" w:cs="Calibri"/>
          <w:sz w:val="20"/>
          <w:szCs w:val="20"/>
          <w:lang w:bidi="en-US"/>
        </w:rPr>
        <w:t xml:space="preserve">personal information, </w:t>
      </w:r>
      <w:r w:rsidR="00684CF7">
        <w:rPr>
          <w:rFonts w:ascii="Calibri" w:hAnsi="Calibri" w:cs="Calibri"/>
          <w:sz w:val="20"/>
          <w:szCs w:val="20"/>
          <w:lang w:bidi="en-US"/>
        </w:rPr>
        <w:t xml:space="preserve">(ii) </w:t>
      </w:r>
      <w:r w:rsidRPr="009758F3">
        <w:rPr>
          <w:rFonts w:ascii="Calibri" w:hAnsi="Calibri" w:cs="Calibri"/>
          <w:sz w:val="20"/>
          <w:szCs w:val="20"/>
          <w:lang w:bidi="en-US"/>
        </w:rPr>
        <w:t>with your consent, or</w:t>
      </w:r>
      <w:r w:rsidR="00684CF7">
        <w:rPr>
          <w:rFonts w:ascii="Calibri" w:hAnsi="Calibri" w:cs="Calibri"/>
          <w:sz w:val="20"/>
          <w:szCs w:val="20"/>
          <w:lang w:bidi="en-US"/>
        </w:rPr>
        <w:t xml:space="preserve"> (iii)</w:t>
      </w:r>
      <w:r w:rsidRPr="009758F3">
        <w:rPr>
          <w:rFonts w:ascii="Calibri" w:hAnsi="Calibri" w:cs="Calibri"/>
          <w:sz w:val="20"/>
          <w:szCs w:val="20"/>
          <w:lang w:bidi="en-US"/>
        </w:rPr>
        <w:t xml:space="preserve"> as otherwise directed by you.</w:t>
      </w:r>
    </w:p>
    <w:p w14:paraId="718D0DDD" w14:textId="77777777" w:rsidR="00E7135C" w:rsidRPr="00E7135C" w:rsidRDefault="00E7135C" w:rsidP="00376926">
      <w:pPr>
        <w:pStyle w:val="BodyTextIndent"/>
        <w:spacing w:after="0"/>
        <w:ind w:left="0"/>
        <w:rPr>
          <w:rFonts w:ascii="Calibri" w:hAnsi="Calibri" w:cs="Calibri"/>
          <w:sz w:val="20"/>
          <w:szCs w:val="20"/>
          <w:lang w:bidi="en-US"/>
        </w:rPr>
      </w:pPr>
    </w:p>
    <w:p w14:paraId="7241CE5D" w14:textId="29529E4D" w:rsidR="00E7135C" w:rsidRPr="00BD042B" w:rsidRDefault="00E7135C" w:rsidP="00BD042B">
      <w:pPr>
        <w:pStyle w:val="BodyTextIndent"/>
        <w:numPr>
          <w:ilvl w:val="0"/>
          <w:numId w:val="8"/>
        </w:numPr>
        <w:spacing w:after="0"/>
        <w:rPr>
          <w:rFonts w:ascii="Calibri" w:hAnsi="Calibri" w:cs="Calibri"/>
          <w:sz w:val="20"/>
          <w:szCs w:val="20"/>
          <w:lang w:bidi="en-US"/>
        </w:rPr>
      </w:pPr>
      <w:commentRangeStart w:id="133"/>
      <w:del w:id="134" w:author="Fenwick" w:date="2026-03-30T21:47:00Z" w16du:dateUtc="2026-03-31T04:47:00Z">
        <w:r w:rsidRPr="00BD042B" w:rsidDel="00993858">
          <w:rPr>
            <w:rFonts w:ascii="Calibri" w:hAnsi="Calibri" w:cs="Calibri"/>
            <w:b/>
            <w:bCs/>
            <w:sz w:val="20"/>
            <w:szCs w:val="20"/>
            <w:lang w:bidi="en-US"/>
          </w:rPr>
          <w:delText>Automated Decision-Making</w:delText>
        </w:r>
        <w:commentRangeEnd w:id="133"/>
        <w:r w:rsidR="008E3E2A" w:rsidDel="00993858">
          <w:rPr>
            <w:rStyle w:val="CommentReference"/>
          </w:rPr>
          <w:commentReference w:id="133"/>
        </w:r>
      </w:del>
      <w:ins w:id="135" w:author="Fenwick" w:date="2026-03-30T21:47:00Z" w16du:dateUtc="2026-03-31T04:47:00Z">
        <w:r w:rsidR="00993858">
          <w:rPr>
            <w:rFonts w:ascii="Calibri" w:hAnsi="Calibri" w:cs="Calibri"/>
            <w:b/>
            <w:bCs/>
            <w:sz w:val="20"/>
            <w:szCs w:val="20"/>
            <w:lang w:bidi="en-US"/>
          </w:rPr>
          <w:t>Profiling</w:t>
        </w:r>
      </w:ins>
    </w:p>
    <w:p w14:paraId="6196B008" w14:textId="77777777" w:rsidR="00E7135C" w:rsidRPr="00BD042B" w:rsidRDefault="00E7135C" w:rsidP="00E7135C">
      <w:pPr>
        <w:pStyle w:val="BodyTextContinued"/>
        <w:spacing w:after="0"/>
        <w:rPr>
          <w:rFonts w:ascii="Calibri" w:hAnsi="Calibri" w:cs="Calibri"/>
          <w:sz w:val="20"/>
          <w:szCs w:val="20"/>
        </w:rPr>
      </w:pPr>
    </w:p>
    <w:p w14:paraId="6CEC129F" w14:textId="527E0ACF" w:rsidR="00E7135C" w:rsidRPr="00BD042B" w:rsidRDefault="00E7135C" w:rsidP="00E7135C">
      <w:pPr>
        <w:jc w:val="both"/>
        <w:rPr>
          <w:rFonts w:ascii="Calibri" w:hAnsi="Calibri" w:cs="Calibri"/>
          <w:sz w:val="20"/>
          <w:szCs w:val="20"/>
          <w:lang w:bidi="en-US"/>
        </w:rPr>
      </w:pPr>
      <w:r w:rsidRPr="00BD042B">
        <w:rPr>
          <w:rFonts w:ascii="Calibri" w:hAnsi="Calibri" w:cs="Calibri"/>
          <w:sz w:val="20"/>
          <w:szCs w:val="20"/>
          <w:lang w:bidi="en-US"/>
        </w:rPr>
        <w:t xml:space="preserve">We may engage in </w:t>
      </w:r>
      <w:del w:id="136" w:author="Fenwick" w:date="2026-03-30T21:47:00Z" w16du:dateUtc="2026-03-31T04:47:00Z">
        <w:r w:rsidRPr="00BD042B" w:rsidDel="00993858">
          <w:rPr>
            <w:rFonts w:ascii="Calibri" w:hAnsi="Calibri" w:cs="Calibri"/>
            <w:sz w:val="20"/>
            <w:szCs w:val="20"/>
            <w:lang w:bidi="en-US"/>
          </w:rPr>
          <w:delText xml:space="preserve">automated decision-making, including </w:delText>
        </w:r>
      </w:del>
      <w:r w:rsidRPr="00BD042B">
        <w:rPr>
          <w:rFonts w:ascii="Calibri" w:hAnsi="Calibri" w:cs="Calibri"/>
          <w:sz w:val="20"/>
          <w:szCs w:val="20"/>
          <w:lang w:bidi="en-US"/>
        </w:rPr>
        <w:t xml:space="preserve">profiling. </w:t>
      </w:r>
      <w:r w:rsidR="00216F13">
        <w:rPr>
          <w:rFonts w:ascii="Calibri" w:hAnsi="Calibri" w:cs="Calibri"/>
          <w:sz w:val="20"/>
          <w:szCs w:val="20"/>
          <w:lang w:bidi="en-US"/>
        </w:rPr>
        <w:t xml:space="preserve">For example, Evryn may use automated processes to analyze </w:t>
      </w:r>
      <w:del w:id="137" w:author="Fenwick" w:date="2026-03-30T18:18:00Z" w16du:dateUtc="2026-03-30T22:18:00Z">
        <w:r w:rsidR="00216F13" w:rsidDel="007C6F3B">
          <w:rPr>
            <w:rFonts w:ascii="Calibri" w:hAnsi="Calibri" w:cs="Calibri"/>
            <w:sz w:val="20"/>
            <w:szCs w:val="20"/>
            <w:lang w:bidi="en-US"/>
          </w:rPr>
          <w:delText xml:space="preserve">End </w:delText>
        </w:r>
      </w:del>
      <w:r w:rsidR="00216F13">
        <w:rPr>
          <w:rFonts w:ascii="Calibri" w:hAnsi="Calibri" w:cs="Calibri"/>
          <w:sz w:val="20"/>
          <w:szCs w:val="20"/>
          <w:lang w:bidi="en-US"/>
        </w:rPr>
        <w:t xml:space="preserve">User communications and </w:t>
      </w:r>
      <w:ins w:id="138" w:author="Fenwick" w:date="2026-03-30T18:18:00Z" w16du:dateUtc="2026-03-30T22:18:00Z">
        <w:r w:rsidR="007C6F3B">
          <w:rPr>
            <w:rFonts w:ascii="Calibri" w:hAnsi="Calibri" w:cs="Calibri"/>
            <w:sz w:val="20"/>
            <w:szCs w:val="20"/>
            <w:lang w:bidi="en-US"/>
          </w:rPr>
          <w:t>assess the likelihood that</w:t>
        </w:r>
      </w:ins>
      <w:del w:id="139" w:author="Fenwick" w:date="2026-03-30T18:18:00Z" w16du:dateUtc="2026-03-30T22:18:00Z">
        <w:r w:rsidR="00216F13" w:rsidDel="007C6F3B">
          <w:rPr>
            <w:rFonts w:ascii="Calibri" w:hAnsi="Calibri" w:cs="Calibri"/>
            <w:sz w:val="20"/>
            <w:szCs w:val="20"/>
            <w:lang w:bidi="en-US"/>
          </w:rPr>
          <w:delText>determine whether</w:delText>
        </w:r>
      </w:del>
      <w:r w:rsidR="00216F13">
        <w:rPr>
          <w:rFonts w:ascii="Calibri" w:hAnsi="Calibri" w:cs="Calibri"/>
          <w:sz w:val="20"/>
          <w:szCs w:val="20"/>
          <w:lang w:bidi="en-US"/>
        </w:rPr>
        <w:t xml:space="preserve"> a</w:t>
      </w:r>
      <w:del w:id="140" w:author="Fenwick" w:date="2026-03-30T18:18:00Z" w16du:dateUtc="2026-03-30T22:18:00Z">
        <w:r w:rsidR="00216F13" w:rsidDel="007C6F3B">
          <w:rPr>
            <w:rFonts w:ascii="Calibri" w:hAnsi="Calibri" w:cs="Calibri"/>
            <w:sz w:val="20"/>
            <w:szCs w:val="20"/>
            <w:lang w:bidi="en-US"/>
          </w:rPr>
          <w:delText>n End</w:delText>
        </w:r>
      </w:del>
      <w:r w:rsidR="00216F13">
        <w:rPr>
          <w:rFonts w:ascii="Calibri" w:hAnsi="Calibri" w:cs="Calibri"/>
          <w:sz w:val="20"/>
          <w:szCs w:val="20"/>
          <w:lang w:bidi="en-US"/>
        </w:rPr>
        <w:t xml:space="preserve"> User may be a good fit for connection with an </w:t>
      </w:r>
      <w:del w:id="141" w:author="Fenwick" w:date="2026-03-30T18:18:00Z" w16du:dateUtc="2026-03-30T22:18:00Z">
        <w:r w:rsidR="00216F13" w:rsidDel="007C6F3B">
          <w:rPr>
            <w:rFonts w:ascii="Calibri" w:hAnsi="Calibri" w:cs="Calibri"/>
            <w:sz w:val="20"/>
            <w:szCs w:val="20"/>
            <w:lang w:bidi="en-US"/>
          </w:rPr>
          <w:delText>Evryn Customer</w:delText>
        </w:r>
      </w:del>
      <w:ins w:id="142" w:author="Fenwick" w:date="2026-03-30T18:18:00Z" w16du:dateUtc="2026-03-30T22:18:00Z">
        <w:r w:rsidR="007C6F3B">
          <w:rPr>
            <w:rFonts w:ascii="Calibri" w:hAnsi="Calibri" w:cs="Calibri"/>
            <w:sz w:val="20"/>
            <w:szCs w:val="20"/>
            <w:lang w:bidi="en-US"/>
          </w:rPr>
          <w:t>Initiating User</w:t>
        </w:r>
      </w:ins>
      <w:r w:rsidR="00216F13">
        <w:rPr>
          <w:rFonts w:ascii="Calibri" w:hAnsi="Calibri" w:cs="Calibri"/>
          <w:sz w:val="20"/>
          <w:szCs w:val="20"/>
          <w:lang w:bidi="en-US"/>
        </w:rPr>
        <w:t xml:space="preserve">. </w:t>
      </w:r>
      <w:ins w:id="143" w:author="Fenwick" w:date="2026-03-30T18:18:00Z" w16du:dateUtc="2026-03-30T22:18:00Z">
        <w:r w:rsidR="007C6F3B">
          <w:rPr>
            <w:rFonts w:ascii="Calibri" w:hAnsi="Calibri" w:cs="Calibri"/>
            <w:sz w:val="20"/>
            <w:szCs w:val="20"/>
            <w:lang w:bidi="en-US"/>
          </w:rPr>
          <w:t xml:space="preserve">We may also use information about </w:t>
        </w:r>
      </w:ins>
      <w:ins w:id="144" w:author="Fenwick" w:date="2026-03-30T22:30:00Z" w16du:dateUtc="2026-03-31T02:30:00Z">
        <w:r w:rsidR="00483AC7">
          <w:rPr>
            <w:rFonts w:ascii="Calibri" w:hAnsi="Calibri" w:cs="Calibri"/>
            <w:sz w:val="20"/>
            <w:szCs w:val="20"/>
            <w:lang w:bidi="en-US"/>
          </w:rPr>
          <w:t>Non-initiating Users</w:t>
        </w:r>
      </w:ins>
      <w:ins w:id="145" w:author="Fenwick" w:date="2026-03-30T18:18:00Z" w16du:dateUtc="2026-03-30T22:18:00Z">
        <w:r w:rsidR="007C6F3B">
          <w:rPr>
            <w:rFonts w:ascii="Calibri" w:hAnsi="Calibri" w:cs="Calibri"/>
            <w:sz w:val="20"/>
            <w:szCs w:val="20"/>
            <w:lang w:bidi="en-US"/>
          </w:rPr>
          <w:t xml:space="preserve"> to make recommendations to our Initiating Users about who to engage with. We do not make any decisions about individuals, and we do not tell </w:t>
        </w:r>
      </w:ins>
      <w:ins w:id="146" w:author="Fenwick" w:date="2026-03-30T18:19:00Z" w16du:dateUtc="2026-03-30T22:19:00Z">
        <w:r w:rsidR="007C6F3B">
          <w:rPr>
            <w:rFonts w:ascii="Calibri" w:hAnsi="Calibri" w:cs="Calibri"/>
            <w:sz w:val="20"/>
            <w:szCs w:val="20"/>
            <w:lang w:bidi="en-US"/>
          </w:rPr>
          <w:t xml:space="preserve">Initiating User </w:t>
        </w:r>
      </w:ins>
      <w:proofErr w:type="gramStart"/>
      <w:ins w:id="147" w:author="Fenwick" w:date="2026-03-30T18:18:00Z" w16du:dateUtc="2026-03-30T22:18:00Z">
        <w:r w:rsidR="007C6F3B">
          <w:rPr>
            <w:rFonts w:ascii="Calibri" w:hAnsi="Calibri" w:cs="Calibri"/>
            <w:sz w:val="20"/>
            <w:szCs w:val="20"/>
            <w:lang w:bidi="en-US"/>
          </w:rPr>
          <w:t>whether or not</w:t>
        </w:r>
        <w:proofErr w:type="gramEnd"/>
        <w:r w:rsidR="007C6F3B">
          <w:rPr>
            <w:rFonts w:ascii="Calibri" w:hAnsi="Calibri" w:cs="Calibri"/>
            <w:sz w:val="20"/>
            <w:szCs w:val="20"/>
            <w:lang w:bidi="en-US"/>
          </w:rPr>
          <w:t xml:space="preserve"> to reach out to a particular </w:t>
        </w:r>
      </w:ins>
      <w:ins w:id="148" w:author="Fenwick" w:date="2026-03-30T22:30:00Z" w16du:dateUtc="2026-03-31T02:30:00Z">
        <w:r w:rsidR="00E8224C">
          <w:rPr>
            <w:rFonts w:ascii="Calibri" w:hAnsi="Calibri" w:cs="Calibri"/>
            <w:sz w:val="20"/>
            <w:szCs w:val="20"/>
            <w:lang w:bidi="en-US"/>
          </w:rPr>
          <w:t xml:space="preserve">Non-initiating </w:t>
        </w:r>
      </w:ins>
      <w:ins w:id="149" w:author="Fenwick" w:date="2026-03-30T18:18:00Z" w16du:dateUtc="2026-03-30T22:18:00Z">
        <w:r w:rsidR="007C6F3B">
          <w:rPr>
            <w:rFonts w:ascii="Calibri" w:hAnsi="Calibri" w:cs="Calibri"/>
            <w:sz w:val="20"/>
            <w:szCs w:val="20"/>
            <w:lang w:bidi="en-US"/>
          </w:rPr>
          <w:t>User.</w:t>
        </w:r>
      </w:ins>
      <w:ins w:id="150" w:author="Fenwick" w:date="2026-03-30T18:19:00Z" w16du:dateUtc="2026-03-30T22:19:00Z">
        <w:r w:rsidR="007C6F3B">
          <w:rPr>
            <w:rFonts w:ascii="Calibri" w:hAnsi="Calibri" w:cs="Calibri"/>
            <w:sz w:val="20"/>
            <w:szCs w:val="20"/>
            <w:lang w:bidi="en-US"/>
          </w:rPr>
          <w:t xml:space="preserve"> </w:t>
        </w:r>
      </w:ins>
      <w:del w:id="151" w:author="Fenwick" w:date="2026-03-30T18:19:00Z" w16du:dateUtc="2026-03-30T22:19:00Z">
        <w:r w:rsidR="00216F13" w:rsidDel="007C6F3B">
          <w:rPr>
            <w:rFonts w:ascii="Calibri" w:hAnsi="Calibri" w:cs="Calibri"/>
            <w:sz w:val="20"/>
            <w:szCs w:val="20"/>
            <w:lang w:bidi="en-US"/>
          </w:rPr>
          <w:delText>T</w:delText>
        </w:r>
      </w:del>
      <w:ins w:id="152" w:author="Fenwick" w:date="2026-03-30T18:19:00Z" w16du:dateUtc="2026-03-30T22:19:00Z">
        <w:r w:rsidR="007C6F3B">
          <w:rPr>
            <w:rFonts w:ascii="Calibri" w:hAnsi="Calibri" w:cs="Calibri"/>
            <w:sz w:val="20"/>
            <w:szCs w:val="20"/>
            <w:lang w:bidi="en-US"/>
          </w:rPr>
          <w:t>While t</w:t>
        </w:r>
      </w:ins>
      <w:r w:rsidR="00216F13">
        <w:rPr>
          <w:rFonts w:ascii="Calibri" w:hAnsi="Calibri" w:cs="Calibri"/>
          <w:sz w:val="20"/>
          <w:szCs w:val="20"/>
          <w:lang w:bidi="en-US"/>
        </w:rPr>
        <w:t>hese automated assessments help us provide our Services,</w:t>
      </w:r>
      <w:del w:id="153" w:author="Fenwick" w:date="2026-03-30T18:19:00Z" w16du:dateUtc="2026-03-30T22:19:00Z">
        <w:r w:rsidR="00216F13" w:rsidDel="003904E9">
          <w:rPr>
            <w:rFonts w:ascii="Calibri" w:hAnsi="Calibri" w:cs="Calibri"/>
            <w:sz w:val="20"/>
            <w:szCs w:val="20"/>
            <w:lang w:bidi="en-US"/>
          </w:rPr>
          <w:delText xml:space="preserve"> but</w:delText>
        </w:r>
      </w:del>
      <w:r w:rsidR="00216F13">
        <w:rPr>
          <w:rFonts w:ascii="Calibri" w:hAnsi="Calibri" w:cs="Calibri"/>
          <w:sz w:val="20"/>
          <w:szCs w:val="20"/>
          <w:lang w:bidi="en-US"/>
        </w:rPr>
        <w:t xml:space="preserve"> they do not produce legal or similarly significant effects on individuals.</w:t>
      </w:r>
    </w:p>
    <w:p w14:paraId="09E0F660" w14:textId="77777777" w:rsidR="003A5534" w:rsidRPr="009758F3" w:rsidRDefault="003A5534" w:rsidP="00376926">
      <w:pPr>
        <w:rPr>
          <w:rFonts w:ascii="Calibri" w:hAnsi="Calibri" w:cs="Calibri"/>
          <w:sz w:val="20"/>
          <w:szCs w:val="20"/>
        </w:rPr>
      </w:pPr>
      <w:bookmarkStart w:id="154" w:name="_bookmark22"/>
      <w:bookmarkStart w:id="155" w:name="_Hlk84836124"/>
      <w:bookmarkEnd w:id="154"/>
    </w:p>
    <w:p w14:paraId="09E0F661" w14:textId="1D4FFA56" w:rsidR="003A5534" w:rsidRPr="009758F3" w:rsidRDefault="00701156" w:rsidP="00376926">
      <w:pPr>
        <w:pStyle w:val="Heading1"/>
        <w:tabs>
          <w:tab w:val="num" w:pos="360"/>
        </w:tabs>
        <w:spacing w:after="0"/>
        <w:rPr>
          <w:rFonts w:ascii="Calibri" w:hAnsi="Calibri" w:cs="Calibri"/>
          <w:sz w:val="20"/>
          <w:szCs w:val="20"/>
        </w:rPr>
      </w:pPr>
      <w:bookmarkStart w:id="156" w:name="Share_Content_with_Friends_or_Colleagues"/>
      <w:bookmarkStart w:id="157" w:name="Process_Information_on_Behalf_of_Our_Cus"/>
      <w:bookmarkStart w:id="158" w:name="How_We_Use_Automatic_Collection_Technolo"/>
      <w:bookmarkStart w:id="159" w:name="_bookmark42"/>
      <w:bookmarkStart w:id="160" w:name="_bookmark41"/>
      <w:bookmarkStart w:id="161" w:name="Notice_Regarding_Third_Party_Websites40F"/>
      <w:bookmarkStart w:id="162" w:name="III.__DISCLOSING_YOUR_INFORMATION_TO_THI"/>
      <w:bookmarkStart w:id="163" w:name="_Toc94797840"/>
      <w:bookmarkStart w:id="164" w:name="_Toc142039408"/>
      <w:bookmarkStart w:id="165" w:name="_Toc224722817"/>
      <w:bookmarkEnd w:id="155"/>
      <w:bookmarkEnd w:id="156"/>
      <w:bookmarkEnd w:id="157"/>
      <w:bookmarkEnd w:id="158"/>
      <w:bookmarkEnd w:id="159"/>
      <w:bookmarkEnd w:id="160"/>
      <w:bookmarkEnd w:id="161"/>
      <w:bookmarkEnd w:id="162"/>
      <w:r w:rsidRPr="009758F3">
        <w:rPr>
          <w:rFonts w:ascii="Calibri" w:hAnsi="Calibri" w:cs="Calibri"/>
          <w:sz w:val="20"/>
          <w:szCs w:val="20"/>
        </w:rPr>
        <w:t xml:space="preserve">HOW WE </w:t>
      </w:r>
      <w:r w:rsidR="00BD5928" w:rsidRPr="009758F3">
        <w:rPr>
          <w:rFonts w:ascii="Calibri" w:hAnsi="Calibri" w:cs="Calibri"/>
          <w:sz w:val="20"/>
          <w:szCs w:val="20"/>
        </w:rPr>
        <w:t xml:space="preserve">SHARE </w:t>
      </w:r>
      <w:r w:rsidRPr="009758F3">
        <w:rPr>
          <w:rFonts w:ascii="Calibri" w:hAnsi="Calibri" w:cs="Calibri"/>
          <w:sz w:val="20"/>
          <w:szCs w:val="20"/>
        </w:rPr>
        <w:t>PERSONAL INFORMATION</w:t>
      </w:r>
      <w:bookmarkEnd w:id="163"/>
      <w:bookmarkEnd w:id="164"/>
      <w:bookmarkEnd w:id="165"/>
    </w:p>
    <w:p w14:paraId="09E0F662" w14:textId="77777777" w:rsidR="003A5534" w:rsidRPr="009758F3" w:rsidRDefault="003A5534" w:rsidP="00376926">
      <w:pPr>
        <w:pStyle w:val="BodyTextContinued"/>
        <w:spacing w:after="0"/>
        <w:rPr>
          <w:rFonts w:ascii="Calibri" w:hAnsi="Calibri" w:cs="Calibri"/>
          <w:sz w:val="20"/>
          <w:szCs w:val="20"/>
          <w:lang w:bidi="en-US"/>
        </w:rPr>
      </w:pPr>
    </w:p>
    <w:p w14:paraId="09E0F663" w14:textId="0B6B5B46" w:rsidR="003A5534" w:rsidRPr="009758F3" w:rsidRDefault="00701156" w:rsidP="00376926">
      <w:pPr>
        <w:pStyle w:val="BodyTextContinued"/>
        <w:spacing w:after="0"/>
        <w:rPr>
          <w:rFonts w:ascii="Calibri" w:hAnsi="Calibri" w:cs="Calibri"/>
          <w:sz w:val="20"/>
          <w:szCs w:val="20"/>
          <w:lang w:bidi="en-US"/>
        </w:rPr>
      </w:pPr>
      <w:r w:rsidRPr="009758F3">
        <w:rPr>
          <w:rFonts w:ascii="Calibri" w:hAnsi="Calibri" w:cs="Calibri"/>
          <w:sz w:val="20"/>
          <w:szCs w:val="20"/>
          <w:lang w:bidi="en-US"/>
        </w:rPr>
        <w:t xml:space="preserve">We </w:t>
      </w:r>
      <w:r w:rsidR="00BD5928" w:rsidRPr="009758F3">
        <w:rPr>
          <w:rFonts w:ascii="Calibri" w:hAnsi="Calibri" w:cs="Calibri"/>
          <w:sz w:val="20"/>
          <w:szCs w:val="20"/>
          <w:lang w:bidi="en-US"/>
        </w:rPr>
        <w:t xml:space="preserve">share </w:t>
      </w:r>
      <w:r w:rsidRPr="009758F3">
        <w:rPr>
          <w:rFonts w:ascii="Calibri" w:hAnsi="Calibri" w:cs="Calibri"/>
          <w:sz w:val="20"/>
          <w:szCs w:val="20"/>
          <w:lang w:bidi="en-US"/>
        </w:rPr>
        <w:t xml:space="preserve">personal information </w:t>
      </w:r>
      <w:r w:rsidR="00BD5928" w:rsidRPr="009758F3">
        <w:rPr>
          <w:rFonts w:ascii="Calibri" w:hAnsi="Calibri" w:cs="Calibri"/>
          <w:sz w:val="20"/>
          <w:szCs w:val="20"/>
          <w:lang w:bidi="en-US"/>
        </w:rPr>
        <w:t>with</w:t>
      </w:r>
      <w:r w:rsidRPr="009758F3">
        <w:rPr>
          <w:rFonts w:ascii="Calibri" w:hAnsi="Calibri" w:cs="Calibri"/>
          <w:sz w:val="20"/>
          <w:szCs w:val="20"/>
          <w:lang w:bidi="en-US"/>
        </w:rPr>
        <w:t xml:space="preserve"> third parties for a variety of business purposes, including to provide the </w:t>
      </w:r>
      <w:r w:rsidR="00345C90">
        <w:rPr>
          <w:rFonts w:ascii="Calibri" w:hAnsi="Calibri" w:cs="Calibri"/>
          <w:sz w:val="20"/>
          <w:szCs w:val="20"/>
          <w:lang w:bidi="en-US"/>
        </w:rPr>
        <w:t>S</w:t>
      </w:r>
      <w:r w:rsidR="00523AEE">
        <w:rPr>
          <w:rFonts w:ascii="Calibri" w:hAnsi="Calibri" w:cs="Calibri"/>
          <w:sz w:val="20"/>
          <w:szCs w:val="20"/>
          <w:lang w:bidi="en-US"/>
        </w:rPr>
        <w:t>ervices</w:t>
      </w:r>
      <w:r w:rsidRPr="009758F3">
        <w:rPr>
          <w:rFonts w:ascii="Calibri" w:hAnsi="Calibri" w:cs="Calibri"/>
          <w:sz w:val="20"/>
          <w:szCs w:val="20"/>
          <w:lang w:bidi="en-US"/>
        </w:rPr>
        <w:t xml:space="preserve">, to protect us or others, or in </w:t>
      </w:r>
      <w:r w:rsidR="001D477C">
        <w:rPr>
          <w:rFonts w:ascii="Calibri" w:hAnsi="Calibri" w:cs="Calibri"/>
          <w:sz w:val="20"/>
          <w:szCs w:val="20"/>
          <w:lang w:bidi="en-US"/>
        </w:rPr>
        <w:t>connection with a</w:t>
      </w:r>
      <w:r w:rsidRPr="009758F3">
        <w:rPr>
          <w:rFonts w:ascii="Calibri" w:hAnsi="Calibri" w:cs="Calibri"/>
          <w:sz w:val="20"/>
          <w:szCs w:val="20"/>
          <w:lang w:bidi="en-US"/>
        </w:rPr>
        <w:t xml:space="preserve"> major business transaction such as a merger, sale, or asset transfer, as described below. </w:t>
      </w:r>
    </w:p>
    <w:p w14:paraId="09E0F664" w14:textId="77777777" w:rsidR="003A5534" w:rsidRPr="009758F3" w:rsidRDefault="003A5534" w:rsidP="00376926">
      <w:pPr>
        <w:rPr>
          <w:rFonts w:ascii="Calibri" w:hAnsi="Calibri" w:cs="Calibri"/>
          <w:sz w:val="20"/>
          <w:szCs w:val="20"/>
        </w:rPr>
      </w:pPr>
    </w:p>
    <w:p w14:paraId="09E0F665" w14:textId="309947ED" w:rsidR="003A5534" w:rsidRPr="009758F3" w:rsidRDefault="00701156" w:rsidP="00376926">
      <w:pPr>
        <w:pStyle w:val="BodyTextIndent"/>
        <w:numPr>
          <w:ilvl w:val="0"/>
          <w:numId w:val="10"/>
        </w:numPr>
        <w:spacing w:after="0"/>
        <w:rPr>
          <w:rFonts w:ascii="Calibri" w:hAnsi="Calibri" w:cs="Calibri"/>
          <w:sz w:val="20"/>
          <w:szCs w:val="20"/>
          <w:lang w:bidi="en-US"/>
        </w:rPr>
      </w:pPr>
      <w:r w:rsidRPr="009758F3">
        <w:rPr>
          <w:rFonts w:ascii="Calibri" w:hAnsi="Calibri" w:cs="Calibri"/>
          <w:b/>
          <w:bCs/>
          <w:sz w:val="20"/>
          <w:szCs w:val="20"/>
          <w:lang w:bidi="en-US"/>
        </w:rPr>
        <w:t xml:space="preserve">Disclosures to Provide </w:t>
      </w:r>
      <w:proofErr w:type="gramStart"/>
      <w:r w:rsidRPr="009758F3">
        <w:rPr>
          <w:rFonts w:ascii="Calibri" w:hAnsi="Calibri" w:cs="Calibri"/>
          <w:b/>
          <w:bCs/>
          <w:sz w:val="20"/>
          <w:szCs w:val="20"/>
          <w:lang w:bidi="en-US"/>
        </w:rPr>
        <w:t xml:space="preserve">the </w:t>
      </w:r>
      <w:r w:rsidR="00A3688E">
        <w:rPr>
          <w:rFonts w:ascii="Calibri" w:hAnsi="Calibri" w:cs="Calibri"/>
          <w:b/>
          <w:bCs/>
          <w:sz w:val="20"/>
          <w:szCs w:val="20"/>
          <w:lang w:bidi="en-US"/>
        </w:rPr>
        <w:t>Services</w:t>
      </w:r>
      <w:proofErr w:type="gramEnd"/>
    </w:p>
    <w:p w14:paraId="09E0F666" w14:textId="77777777" w:rsidR="003A5534" w:rsidRPr="009758F3" w:rsidRDefault="003A5534" w:rsidP="00376926">
      <w:pPr>
        <w:pStyle w:val="BodyText"/>
        <w:spacing w:after="0"/>
        <w:ind w:firstLine="0"/>
        <w:contextualSpacing/>
        <w:rPr>
          <w:rFonts w:ascii="Calibri" w:hAnsi="Calibri" w:cs="Calibri"/>
          <w:sz w:val="20"/>
          <w:szCs w:val="20"/>
          <w:lang w:bidi="en-US"/>
        </w:rPr>
      </w:pPr>
    </w:p>
    <w:p w14:paraId="09E0F667" w14:textId="680529E0" w:rsidR="003A5534" w:rsidRPr="009758F3" w:rsidRDefault="00701156" w:rsidP="00376926">
      <w:pPr>
        <w:pStyle w:val="BodyText"/>
        <w:spacing w:after="0"/>
        <w:ind w:firstLine="0"/>
        <w:contextualSpacing/>
        <w:rPr>
          <w:rFonts w:ascii="Calibri" w:hAnsi="Calibri" w:cs="Calibri"/>
          <w:sz w:val="20"/>
          <w:szCs w:val="20"/>
        </w:rPr>
      </w:pPr>
      <w:r w:rsidRPr="009758F3">
        <w:rPr>
          <w:rFonts w:ascii="Calibri" w:hAnsi="Calibri" w:cs="Calibri"/>
          <w:sz w:val="20"/>
          <w:szCs w:val="20"/>
          <w:lang w:bidi="en-US"/>
        </w:rPr>
        <w:t xml:space="preserve">We may </w:t>
      </w:r>
      <w:r w:rsidR="00BD5928" w:rsidRPr="009758F3">
        <w:rPr>
          <w:rFonts w:ascii="Calibri" w:hAnsi="Calibri" w:cs="Calibri"/>
          <w:sz w:val="20"/>
          <w:szCs w:val="20"/>
          <w:lang w:bidi="en-US"/>
        </w:rPr>
        <w:t xml:space="preserve">share </w:t>
      </w:r>
      <w:r w:rsidRPr="009758F3">
        <w:rPr>
          <w:rFonts w:ascii="Calibri" w:hAnsi="Calibri" w:cs="Calibri"/>
          <w:sz w:val="20"/>
          <w:szCs w:val="20"/>
          <w:lang w:bidi="en-US"/>
        </w:rPr>
        <w:t xml:space="preserve">any of the personal information we collect </w:t>
      </w:r>
      <w:r w:rsidR="00BD5928" w:rsidRPr="009758F3">
        <w:rPr>
          <w:rFonts w:ascii="Calibri" w:hAnsi="Calibri" w:cs="Calibri"/>
          <w:sz w:val="20"/>
          <w:szCs w:val="20"/>
          <w:lang w:bidi="en-US"/>
        </w:rPr>
        <w:t>with</w:t>
      </w:r>
      <w:r w:rsidRPr="009758F3">
        <w:rPr>
          <w:rFonts w:ascii="Calibri" w:hAnsi="Calibri" w:cs="Calibri"/>
          <w:sz w:val="20"/>
          <w:szCs w:val="20"/>
          <w:lang w:bidi="en-US"/>
        </w:rPr>
        <w:t xml:space="preserve"> the categories of third parties described below.</w:t>
      </w:r>
    </w:p>
    <w:p w14:paraId="09E0F66A" w14:textId="77777777" w:rsidR="003A5534" w:rsidRPr="009758F3" w:rsidRDefault="003A5534" w:rsidP="00774162">
      <w:pPr>
        <w:pStyle w:val="BodyTextContinued"/>
        <w:spacing w:after="0"/>
        <w:rPr>
          <w:rFonts w:ascii="Calibri" w:hAnsi="Calibri" w:cs="Calibri"/>
          <w:sz w:val="20"/>
          <w:szCs w:val="20"/>
          <w:lang w:bidi="en-US"/>
        </w:rPr>
      </w:pPr>
    </w:p>
    <w:p w14:paraId="09E0F66B" w14:textId="03690B1F" w:rsidR="003A5534" w:rsidRPr="000E1B97" w:rsidRDefault="00701156">
      <w:pPr>
        <w:pStyle w:val="BodyTextContinued"/>
        <w:numPr>
          <w:ilvl w:val="0"/>
          <w:numId w:val="11"/>
        </w:numPr>
        <w:rPr>
          <w:rFonts w:ascii="Calibri" w:hAnsi="Calibri" w:cs="Calibri"/>
          <w:sz w:val="20"/>
          <w:szCs w:val="20"/>
          <w:lang w:bidi="en-US"/>
        </w:rPr>
      </w:pPr>
      <w:r w:rsidRPr="009758F3">
        <w:rPr>
          <w:rFonts w:ascii="Calibri" w:hAnsi="Calibri" w:cs="Calibri"/>
          <w:b/>
          <w:bCs/>
          <w:sz w:val="20"/>
          <w:szCs w:val="20"/>
          <w:lang w:bidi="en-US"/>
        </w:rPr>
        <w:t>Service Providers</w:t>
      </w:r>
      <w:r w:rsidRPr="009758F3">
        <w:rPr>
          <w:rFonts w:ascii="Calibri" w:hAnsi="Calibri" w:cs="Calibri"/>
          <w:sz w:val="20"/>
          <w:szCs w:val="20"/>
          <w:lang w:bidi="en-US"/>
        </w:rPr>
        <w:t xml:space="preserve">. We may </w:t>
      </w:r>
      <w:r w:rsidR="00BD5928" w:rsidRPr="009758F3">
        <w:rPr>
          <w:rFonts w:ascii="Calibri" w:hAnsi="Calibri" w:cs="Calibri"/>
          <w:sz w:val="20"/>
          <w:szCs w:val="20"/>
          <w:lang w:bidi="en-US"/>
        </w:rPr>
        <w:t xml:space="preserve">share </w:t>
      </w:r>
      <w:r w:rsidRPr="009758F3">
        <w:rPr>
          <w:rFonts w:ascii="Calibri" w:hAnsi="Calibri" w:cs="Calibri"/>
          <w:sz w:val="20"/>
          <w:szCs w:val="20"/>
          <w:lang w:bidi="en-US"/>
        </w:rPr>
        <w:t xml:space="preserve">personal information </w:t>
      </w:r>
      <w:r w:rsidR="00BD5928" w:rsidRPr="009758F3">
        <w:rPr>
          <w:rFonts w:ascii="Calibri" w:hAnsi="Calibri" w:cs="Calibri"/>
          <w:sz w:val="20"/>
          <w:szCs w:val="20"/>
          <w:lang w:bidi="en-US"/>
        </w:rPr>
        <w:t>with</w:t>
      </w:r>
      <w:r w:rsidRPr="009758F3">
        <w:rPr>
          <w:rFonts w:ascii="Calibri" w:hAnsi="Calibri" w:cs="Calibri"/>
          <w:sz w:val="20"/>
          <w:szCs w:val="20"/>
          <w:lang w:bidi="en-US"/>
        </w:rPr>
        <w:t xml:space="preserve"> service providers that assist us with the provision of the </w:t>
      </w:r>
      <w:r w:rsidR="00BE50C0">
        <w:rPr>
          <w:rFonts w:ascii="Calibri" w:hAnsi="Calibri" w:cs="Calibri"/>
          <w:sz w:val="20"/>
          <w:szCs w:val="20"/>
          <w:lang w:bidi="en-US"/>
        </w:rPr>
        <w:t>Services</w:t>
      </w:r>
      <w:r w:rsidRPr="009758F3">
        <w:rPr>
          <w:rFonts w:ascii="Calibri" w:hAnsi="Calibri" w:cs="Calibri"/>
          <w:sz w:val="20"/>
          <w:szCs w:val="20"/>
          <w:lang w:bidi="en-US"/>
        </w:rPr>
        <w:t>. This may include, but is not limited to, service providers that provide us with hosting</w:t>
      </w:r>
      <w:r w:rsidR="0062067E">
        <w:rPr>
          <w:rFonts w:ascii="Calibri" w:hAnsi="Calibri" w:cs="Calibri"/>
          <w:sz w:val="20"/>
          <w:szCs w:val="20"/>
          <w:lang w:bidi="en-US"/>
        </w:rPr>
        <w:t xml:space="preserve"> </w:t>
      </w:r>
      <w:r w:rsidR="00C7611B">
        <w:rPr>
          <w:rFonts w:ascii="Calibri" w:hAnsi="Calibri" w:cs="Calibri"/>
          <w:sz w:val="20"/>
          <w:szCs w:val="20"/>
          <w:lang w:bidi="en-US"/>
        </w:rPr>
        <w:t>services</w:t>
      </w:r>
      <w:r w:rsidRPr="009758F3">
        <w:rPr>
          <w:rFonts w:ascii="Calibri" w:hAnsi="Calibri" w:cs="Calibri"/>
          <w:sz w:val="20"/>
          <w:szCs w:val="20"/>
          <w:lang w:bidi="en-US"/>
        </w:rPr>
        <w:t>, customer service,</w:t>
      </w:r>
      <w:r w:rsidR="00BD5928" w:rsidRPr="009758F3">
        <w:rPr>
          <w:rFonts w:ascii="Calibri" w:hAnsi="Calibri" w:cs="Calibri"/>
          <w:sz w:val="20"/>
          <w:szCs w:val="20"/>
          <w:lang w:bidi="en-US"/>
        </w:rPr>
        <w:t xml:space="preserve"> AI or machine learning </w:t>
      </w:r>
      <w:r w:rsidR="00C7611B">
        <w:rPr>
          <w:rFonts w:ascii="Calibri" w:hAnsi="Calibri" w:cs="Calibri"/>
          <w:sz w:val="20"/>
          <w:szCs w:val="20"/>
          <w:lang w:bidi="en-US"/>
        </w:rPr>
        <w:t>services</w:t>
      </w:r>
      <w:r w:rsidR="00BD5928" w:rsidRPr="009758F3">
        <w:rPr>
          <w:rFonts w:ascii="Calibri" w:hAnsi="Calibri" w:cs="Calibri"/>
          <w:sz w:val="20"/>
          <w:szCs w:val="20"/>
          <w:lang w:bidi="en-US"/>
        </w:rPr>
        <w:t>,</w:t>
      </w:r>
      <w:r w:rsidRPr="009758F3">
        <w:rPr>
          <w:rFonts w:ascii="Calibri" w:hAnsi="Calibri" w:cs="Calibri"/>
          <w:sz w:val="20"/>
          <w:szCs w:val="20"/>
          <w:lang w:bidi="en-US"/>
        </w:rPr>
        <w:t xml:space="preserve"> analytics, marketing </w:t>
      </w:r>
      <w:r w:rsidR="00C7611B">
        <w:rPr>
          <w:rFonts w:ascii="Calibri" w:hAnsi="Calibri" w:cs="Calibri"/>
          <w:sz w:val="20"/>
          <w:szCs w:val="20"/>
          <w:lang w:bidi="en-US"/>
        </w:rPr>
        <w:t>services</w:t>
      </w:r>
      <w:r w:rsidRPr="009758F3">
        <w:rPr>
          <w:rFonts w:ascii="Calibri" w:hAnsi="Calibri" w:cs="Calibri"/>
          <w:sz w:val="20"/>
          <w:szCs w:val="20"/>
          <w:lang w:bidi="en-US"/>
        </w:rPr>
        <w:t xml:space="preserve">, IT support, and related </w:t>
      </w:r>
      <w:r w:rsidR="00C7611B">
        <w:rPr>
          <w:rFonts w:ascii="Calibri" w:hAnsi="Calibri" w:cs="Calibri"/>
          <w:sz w:val="20"/>
          <w:szCs w:val="20"/>
          <w:lang w:bidi="en-US"/>
        </w:rPr>
        <w:t>services</w:t>
      </w:r>
      <w:r w:rsidRPr="009758F3">
        <w:rPr>
          <w:rFonts w:ascii="Calibri" w:hAnsi="Calibri" w:cs="Calibri"/>
          <w:sz w:val="20"/>
          <w:szCs w:val="20"/>
          <w:lang w:bidi="en-US"/>
        </w:rPr>
        <w:t xml:space="preserve">. </w:t>
      </w:r>
      <w:r w:rsidR="00A3688E" w:rsidRPr="000E1B97">
        <w:rPr>
          <w:rFonts w:ascii="Calibri" w:hAnsi="Calibri" w:cs="Calibri"/>
          <w:sz w:val="20"/>
          <w:szCs w:val="20"/>
          <w:lang w:bidi="en-US"/>
        </w:rPr>
        <w:t xml:space="preserve">In addition, personal information and email communications may be shared with service providers that help provide </w:t>
      </w:r>
      <w:r w:rsidR="0022390A" w:rsidRPr="000E1B97">
        <w:rPr>
          <w:rFonts w:ascii="Calibri" w:hAnsi="Calibri" w:cs="Calibri"/>
          <w:sz w:val="20"/>
          <w:szCs w:val="20"/>
          <w:lang w:bidi="en-US"/>
        </w:rPr>
        <w:t>the Services</w:t>
      </w:r>
      <w:r w:rsidR="00A3688E" w:rsidRPr="000E1B97">
        <w:rPr>
          <w:rFonts w:ascii="Calibri" w:hAnsi="Calibri" w:cs="Calibri"/>
          <w:sz w:val="20"/>
          <w:szCs w:val="20"/>
          <w:lang w:bidi="en-US"/>
        </w:rPr>
        <w:t xml:space="preserve">. </w:t>
      </w:r>
    </w:p>
    <w:p w14:paraId="5219655C" w14:textId="17A52003" w:rsidR="000E1B97" w:rsidRPr="000E1B97" w:rsidRDefault="000E1B97" w:rsidP="00BD042B">
      <w:pPr>
        <w:pStyle w:val="BodyText"/>
        <w:numPr>
          <w:ilvl w:val="1"/>
          <w:numId w:val="11"/>
        </w:numPr>
        <w:rPr>
          <w:rFonts w:ascii="Calibri" w:hAnsi="Calibri" w:cs="Calibri"/>
          <w:sz w:val="20"/>
          <w:szCs w:val="20"/>
          <w:lang w:bidi="en-US"/>
        </w:rPr>
      </w:pPr>
      <w:r w:rsidRPr="000E1B97">
        <w:rPr>
          <w:rFonts w:ascii="Calibri" w:hAnsi="Calibri" w:cs="Calibri"/>
          <w:b/>
          <w:bCs/>
          <w:sz w:val="20"/>
          <w:szCs w:val="20"/>
          <w:lang w:bidi="en-US"/>
        </w:rPr>
        <w:t>Google Analytics.</w:t>
      </w:r>
      <w:r w:rsidRPr="00BD042B">
        <w:rPr>
          <w:rFonts w:ascii="Calibri" w:hAnsi="Calibri" w:cs="Calibri"/>
          <w:sz w:val="20"/>
          <w:szCs w:val="20"/>
          <w:lang w:bidi="en-US"/>
        </w:rPr>
        <w:t xml:space="preserve"> For more information </w:t>
      </w:r>
      <w:bookmarkStart w:id="166" w:name="_Hlk92102955"/>
      <w:r w:rsidRPr="00BD042B">
        <w:rPr>
          <w:rFonts w:ascii="Calibri" w:hAnsi="Calibri" w:cs="Calibri"/>
          <w:sz w:val="20"/>
          <w:szCs w:val="20"/>
          <w:lang w:bidi="en-US"/>
        </w:rPr>
        <w:t>about how Google uses your personal information</w:t>
      </w:r>
      <w:bookmarkEnd w:id="166"/>
      <w:r w:rsidRPr="00BD042B">
        <w:rPr>
          <w:rFonts w:ascii="Calibri" w:hAnsi="Calibri" w:cs="Calibri"/>
          <w:sz w:val="20"/>
          <w:szCs w:val="20"/>
          <w:lang w:bidi="en-US"/>
        </w:rPr>
        <w:t xml:space="preserve">, please visit </w:t>
      </w:r>
      <w:hyperlink r:id="rId16" w:history="1">
        <w:r w:rsidRPr="00BD042B">
          <w:rPr>
            <w:rStyle w:val="Hyperlink"/>
            <w:rFonts w:ascii="Calibri" w:hAnsi="Calibri" w:cs="Calibri"/>
            <w:sz w:val="20"/>
            <w:szCs w:val="20"/>
            <w:lang w:bidi="en-US"/>
          </w:rPr>
          <w:t>Google Analytics’ Privacy Policy</w:t>
        </w:r>
      </w:hyperlink>
      <w:r w:rsidRPr="00BD042B">
        <w:rPr>
          <w:rFonts w:ascii="Calibri" w:hAnsi="Calibri" w:cs="Calibri"/>
          <w:sz w:val="20"/>
          <w:szCs w:val="20"/>
          <w:lang w:bidi="en-US"/>
        </w:rPr>
        <w:t xml:space="preserve">. To learn more about how to opt out of Google Analytics’ use of your personal information, please click </w:t>
      </w:r>
      <w:hyperlink r:id="rId17" w:history="1">
        <w:r w:rsidRPr="00BD042B">
          <w:rPr>
            <w:rStyle w:val="Hyperlink"/>
            <w:rFonts w:ascii="Calibri" w:hAnsi="Calibri" w:cs="Calibri"/>
            <w:sz w:val="20"/>
            <w:szCs w:val="20"/>
            <w:lang w:bidi="en-US"/>
          </w:rPr>
          <w:t>here</w:t>
        </w:r>
      </w:hyperlink>
      <w:r w:rsidRPr="00BD042B">
        <w:rPr>
          <w:rFonts w:ascii="Calibri" w:hAnsi="Calibri" w:cs="Calibri"/>
          <w:sz w:val="20"/>
          <w:szCs w:val="20"/>
          <w:lang w:bidi="en-US"/>
        </w:rPr>
        <w:t>.</w:t>
      </w:r>
    </w:p>
    <w:p w14:paraId="651EDF88" w14:textId="42E2C7BE" w:rsidR="00A3688E" w:rsidRPr="00A3688E" w:rsidRDefault="00A3688E" w:rsidP="00A3688E">
      <w:pPr>
        <w:pStyle w:val="ListParagraph"/>
        <w:numPr>
          <w:ilvl w:val="0"/>
          <w:numId w:val="11"/>
        </w:numPr>
        <w:rPr>
          <w:rFonts w:eastAsiaTheme="minorHAnsi"/>
          <w:sz w:val="20"/>
          <w:szCs w:val="20"/>
        </w:rPr>
      </w:pPr>
      <w:r w:rsidRPr="00BD042B">
        <w:rPr>
          <w:rFonts w:eastAsiaTheme="minorHAnsi"/>
          <w:b/>
          <w:bCs/>
          <w:sz w:val="20"/>
          <w:szCs w:val="20"/>
        </w:rPr>
        <w:t>Other Users You Share or Interact With</w:t>
      </w:r>
      <w:r w:rsidRPr="00A3688E">
        <w:rPr>
          <w:rFonts w:eastAsiaTheme="minorHAnsi"/>
          <w:sz w:val="20"/>
          <w:szCs w:val="20"/>
        </w:rPr>
        <w:t xml:space="preserve">. The Services may allow </w:t>
      </w:r>
      <w:r>
        <w:rPr>
          <w:rFonts w:eastAsiaTheme="minorHAnsi"/>
          <w:sz w:val="20"/>
          <w:szCs w:val="20"/>
        </w:rPr>
        <w:t xml:space="preserve">Evryn </w:t>
      </w:r>
      <w:r w:rsidRPr="00A3688E">
        <w:rPr>
          <w:rFonts w:eastAsiaTheme="minorHAnsi"/>
          <w:sz w:val="20"/>
          <w:szCs w:val="20"/>
        </w:rPr>
        <w:t xml:space="preserve">users to share personal information or interact with other users of the Services. </w:t>
      </w:r>
    </w:p>
    <w:p w14:paraId="1BBF09ED" w14:textId="77777777" w:rsidR="00A3688E" w:rsidRPr="00BD042B" w:rsidRDefault="00A3688E" w:rsidP="00BD042B">
      <w:pPr>
        <w:pStyle w:val="BodyTextContinued"/>
        <w:spacing w:after="0"/>
        <w:ind w:left="360"/>
        <w:rPr>
          <w:rFonts w:ascii="Calibri" w:hAnsi="Calibri" w:cs="Calibri"/>
          <w:sz w:val="20"/>
          <w:szCs w:val="20"/>
          <w:lang w:bidi="en-US"/>
        </w:rPr>
      </w:pPr>
    </w:p>
    <w:p w14:paraId="09E0F679" w14:textId="009B55BA" w:rsidR="003A5534" w:rsidRPr="009758F3" w:rsidRDefault="00701156" w:rsidP="00376926">
      <w:pPr>
        <w:pStyle w:val="BodyTextContinued"/>
        <w:numPr>
          <w:ilvl w:val="0"/>
          <w:numId w:val="11"/>
        </w:numPr>
        <w:spacing w:after="0"/>
        <w:rPr>
          <w:rFonts w:ascii="Calibri" w:hAnsi="Calibri" w:cs="Calibri"/>
          <w:sz w:val="20"/>
          <w:szCs w:val="20"/>
          <w:lang w:bidi="en-US"/>
        </w:rPr>
      </w:pPr>
      <w:r w:rsidRPr="009758F3">
        <w:rPr>
          <w:rFonts w:ascii="Calibri" w:hAnsi="Calibri" w:cs="Calibri"/>
          <w:b/>
          <w:bCs/>
          <w:sz w:val="20"/>
          <w:szCs w:val="20"/>
          <w:lang w:bidi="en-US"/>
        </w:rPr>
        <w:t xml:space="preserve">Third-Party </w:t>
      </w:r>
      <w:r w:rsidR="00BE50C0">
        <w:rPr>
          <w:rFonts w:ascii="Calibri" w:hAnsi="Calibri" w:cs="Calibri"/>
          <w:b/>
          <w:bCs/>
          <w:sz w:val="20"/>
          <w:szCs w:val="20"/>
          <w:lang w:bidi="en-US"/>
        </w:rPr>
        <w:t>Services</w:t>
      </w:r>
      <w:r w:rsidR="00BE50C0" w:rsidRPr="009758F3">
        <w:rPr>
          <w:rFonts w:ascii="Calibri" w:hAnsi="Calibri" w:cs="Calibri"/>
          <w:b/>
          <w:bCs/>
          <w:sz w:val="20"/>
          <w:szCs w:val="20"/>
          <w:lang w:bidi="en-US"/>
        </w:rPr>
        <w:t xml:space="preserve"> </w:t>
      </w:r>
      <w:r w:rsidRPr="009758F3">
        <w:rPr>
          <w:rFonts w:ascii="Calibri" w:hAnsi="Calibri" w:cs="Calibri"/>
          <w:b/>
          <w:bCs/>
          <w:sz w:val="20"/>
          <w:szCs w:val="20"/>
          <w:lang w:bidi="en-US"/>
        </w:rPr>
        <w:t>You Share or Interact With</w:t>
      </w:r>
      <w:r w:rsidRPr="009758F3">
        <w:rPr>
          <w:rFonts w:ascii="Calibri" w:hAnsi="Calibri" w:cs="Calibri"/>
          <w:sz w:val="20"/>
          <w:szCs w:val="20"/>
          <w:lang w:bidi="en-US"/>
        </w:rPr>
        <w:t xml:space="preserve">. The </w:t>
      </w:r>
      <w:r w:rsidR="00BE50C0">
        <w:rPr>
          <w:rFonts w:ascii="Calibri" w:hAnsi="Calibri" w:cs="Calibri"/>
          <w:sz w:val="20"/>
          <w:szCs w:val="20"/>
          <w:lang w:bidi="en-US"/>
        </w:rPr>
        <w:t>Services</w:t>
      </w:r>
      <w:r w:rsidR="00BE50C0" w:rsidRPr="009758F3">
        <w:rPr>
          <w:rFonts w:ascii="Calibri" w:hAnsi="Calibri" w:cs="Calibri"/>
          <w:sz w:val="20"/>
          <w:szCs w:val="20"/>
          <w:lang w:bidi="en-US"/>
        </w:rPr>
        <w:t xml:space="preserve"> </w:t>
      </w:r>
      <w:r w:rsidRPr="009758F3">
        <w:rPr>
          <w:rFonts w:ascii="Calibri" w:hAnsi="Calibri" w:cs="Calibri"/>
          <w:sz w:val="20"/>
          <w:szCs w:val="20"/>
          <w:lang w:bidi="en-US"/>
        </w:rPr>
        <w:t>may link to or allow you to interface</w:t>
      </w:r>
      <w:r w:rsidR="00AD47AD">
        <w:rPr>
          <w:rFonts w:ascii="Calibri" w:hAnsi="Calibri" w:cs="Calibri"/>
          <w:sz w:val="20"/>
          <w:szCs w:val="20"/>
          <w:lang w:bidi="en-US"/>
        </w:rPr>
        <w:t xml:space="preserve"> with</w:t>
      </w:r>
      <w:r w:rsidRPr="009758F3">
        <w:rPr>
          <w:rFonts w:ascii="Calibri" w:hAnsi="Calibri" w:cs="Calibri"/>
          <w:sz w:val="20"/>
          <w:szCs w:val="20"/>
          <w:lang w:bidi="en-US"/>
        </w:rPr>
        <w:t>, interact</w:t>
      </w:r>
      <w:r w:rsidR="00AD47AD">
        <w:rPr>
          <w:rFonts w:ascii="Calibri" w:hAnsi="Calibri" w:cs="Calibri"/>
          <w:sz w:val="20"/>
          <w:szCs w:val="20"/>
          <w:lang w:bidi="en-US"/>
        </w:rPr>
        <w:t xml:space="preserve"> with</w:t>
      </w:r>
      <w:r w:rsidRPr="009758F3">
        <w:rPr>
          <w:rFonts w:ascii="Calibri" w:hAnsi="Calibri" w:cs="Calibri"/>
          <w:sz w:val="20"/>
          <w:szCs w:val="20"/>
          <w:lang w:bidi="en-US"/>
        </w:rPr>
        <w:t>, share information with, direct us to share information with, access</w:t>
      </w:r>
      <w:r w:rsidR="00F64E65">
        <w:rPr>
          <w:rFonts w:ascii="Calibri" w:hAnsi="Calibri" w:cs="Calibri"/>
          <w:sz w:val="20"/>
          <w:szCs w:val="20"/>
          <w:lang w:bidi="en-US"/>
        </w:rPr>
        <w:t>,</w:t>
      </w:r>
      <w:r w:rsidRPr="009758F3">
        <w:rPr>
          <w:rFonts w:ascii="Calibri" w:hAnsi="Calibri" w:cs="Calibri"/>
          <w:sz w:val="20"/>
          <w:szCs w:val="20"/>
          <w:lang w:bidi="en-US"/>
        </w:rPr>
        <w:t xml:space="preserve"> and/or use </w:t>
      </w:r>
      <w:r w:rsidR="00827F00">
        <w:rPr>
          <w:rFonts w:ascii="Calibri" w:hAnsi="Calibri" w:cs="Calibri"/>
          <w:sz w:val="20"/>
          <w:szCs w:val="20"/>
          <w:lang w:bidi="en-US"/>
        </w:rPr>
        <w:t xml:space="preserve">a Third-Party Service. </w:t>
      </w:r>
    </w:p>
    <w:p w14:paraId="09E0F67A" w14:textId="77777777" w:rsidR="003A5534" w:rsidRPr="009758F3" w:rsidRDefault="003A5534" w:rsidP="00376926">
      <w:pPr>
        <w:pStyle w:val="BodyTextContinued"/>
        <w:spacing w:after="0"/>
        <w:rPr>
          <w:rFonts w:ascii="Calibri" w:hAnsi="Calibri" w:cs="Calibri"/>
          <w:sz w:val="20"/>
          <w:szCs w:val="20"/>
          <w:lang w:bidi="en-US"/>
        </w:rPr>
      </w:pPr>
    </w:p>
    <w:p w14:paraId="09E0F67B" w14:textId="62346043" w:rsidR="003A5534" w:rsidRPr="009758F3" w:rsidRDefault="00701156" w:rsidP="00376926">
      <w:pPr>
        <w:pStyle w:val="BodyTextContinued"/>
        <w:spacing w:after="0"/>
        <w:ind w:left="360"/>
        <w:rPr>
          <w:rFonts w:ascii="Calibri" w:hAnsi="Calibri" w:cs="Calibri"/>
          <w:sz w:val="20"/>
          <w:szCs w:val="20"/>
          <w:lang w:bidi="en-US"/>
        </w:rPr>
      </w:pPr>
      <w:r w:rsidRPr="009758F3">
        <w:rPr>
          <w:rFonts w:ascii="Calibri" w:hAnsi="Calibri" w:cs="Calibri"/>
          <w:sz w:val="20"/>
          <w:szCs w:val="20"/>
          <w:lang w:bidi="en-US"/>
        </w:rPr>
        <w:t xml:space="preserve">Any personal information shared with a Third-Party Service will be subject to the Third-Party Service’s privacy policy. We are not responsible for the processing of personal information by Third-Party </w:t>
      </w:r>
      <w:r w:rsidR="00EF7274">
        <w:rPr>
          <w:rFonts w:ascii="Calibri" w:hAnsi="Calibri" w:cs="Calibri"/>
          <w:sz w:val="20"/>
          <w:szCs w:val="20"/>
          <w:lang w:bidi="en-US"/>
        </w:rPr>
        <w:t>Service</w:t>
      </w:r>
      <w:r w:rsidRPr="009758F3">
        <w:rPr>
          <w:rFonts w:ascii="Calibri" w:hAnsi="Calibri" w:cs="Calibri"/>
          <w:sz w:val="20"/>
          <w:szCs w:val="20"/>
          <w:lang w:bidi="en-US"/>
        </w:rPr>
        <w:t>.</w:t>
      </w:r>
    </w:p>
    <w:p w14:paraId="09E0F682" w14:textId="77777777" w:rsidR="003A5534" w:rsidRPr="00C86B01" w:rsidRDefault="003A5534" w:rsidP="00C86B01">
      <w:pPr>
        <w:rPr>
          <w:sz w:val="20"/>
          <w:szCs w:val="20"/>
        </w:rPr>
      </w:pPr>
    </w:p>
    <w:p w14:paraId="0E0C928E" w14:textId="77777777" w:rsidR="00E7135C" w:rsidRPr="00BD042B" w:rsidRDefault="00E7135C" w:rsidP="00E7135C">
      <w:pPr>
        <w:pStyle w:val="BodyTextContinued"/>
        <w:numPr>
          <w:ilvl w:val="0"/>
          <w:numId w:val="11"/>
        </w:numPr>
        <w:spacing w:after="0"/>
        <w:rPr>
          <w:rFonts w:ascii="Calibri" w:hAnsi="Calibri" w:cs="Calibri"/>
          <w:sz w:val="20"/>
          <w:szCs w:val="20"/>
          <w:lang w:bidi="en-US"/>
        </w:rPr>
      </w:pPr>
      <w:r w:rsidRPr="00BD042B">
        <w:rPr>
          <w:rFonts w:ascii="Calibri" w:hAnsi="Calibri" w:cs="Calibri"/>
          <w:b/>
          <w:bCs/>
          <w:sz w:val="20"/>
          <w:szCs w:val="20"/>
          <w:lang w:bidi="en-US"/>
        </w:rPr>
        <w:t>Business Partners</w:t>
      </w:r>
      <w:r w:rsidRPr="00BD042B">
        <w:rPr>
          <w:rFonts w:ascii="Calibri" w:hAnsi="Calibri" w:cs="Calibri"/>
          <w:sz w:val="20"/>
          <w:szCs w:val="20"/>
          <w:lang w:bidi="en-US"/>
        </w:rPr>
        <w:t xml:space="preserve">. We may share your personal information with business partners we work with to provide you with a product or service you have requested. We may also share your personal information with business partners with whom we jointly offer products or services. </w:t>
      </w:r>
    </w:p>
    <w:p w14:paraId="135F09C9" w14:textId="77777777" w:rsidR="00E7135C" w:rsidRPr="00BD042B" w:rsidRDefault="00E7135C" w:rsidP="00E7135C">
      <w:pPr>
        <w:jc w:val="both"/>
        <w:rPr>
          <w:rFonts w:ascii="Calibri" w:hAnsi="Calibri" w:cs="Calibri"/>
          <w:sz w:val="20"/>
          <w:szCs w:val="20"/>
        </w:rPr>
      </w:pPr>
    </w:p>
    <w:p w14:paraId="40072056" w14:textId="77777777" w:rsidR="00E7135C" w:rsidRPr="00BD042B" w:rsidRDefault="00E7135C" w:rsidP="00E7135C">
      <w:pPr>
        <w:ind w:left="360"/>
        <w:jc w:val="both"/>
        <w:rPr>
          <w:rFonts w:ascii="Calibri" w:hAnsi="Calibri" w:cs="Calibri"/>
          <w:sz w:val="20"/>
          <w:szCs w:val="20"/>
        </w:rPr>
      </w:pPr>
      <w:r w:rsidRPr="00BD042B">
        <w:rPr>
          <w:rFonts w:ascii="Calibri" w:hAnsi="Calibri" w:cs="Calibri"/>
          <w:sz w:val="20"/>
          <w:szCs w:val="20"/>
        </w:rPr>
        <w:lastRenderedPageBreak/>
        <w:t xml:space="preserve">Once your personal information is shared with our business partner, it will also be subject to our business partner’s privacy policy. We are not responsible for the processing of personal information by our business partners. </w:t>
      </w:r>
    </w:p>
    <w:p w14:paraId="098E2BD4" w14:textId="77777777" w:rsidR="00E7135C" w:rsidRPr="00BD042B" w:rsidRDefault="00E7135C" w:rsidP="00BD042B">
      <w:pPr>
        <w:pStyle w:val="BodyTextContinued"/>
        <w:spacing w:after="0"/>
        <w:ind w:left="360"/>
        <w:rPr>
          <w:rFonts w:ascii="Calibri" w:hAnsi="Calibri" w:cs="Calibri"/>
          <w:sz w:val="20"/>
          <w:szCs w:val="20"/>
          <w:lang w:bidi="en-US"/>
        </w:rPr>
      </w:pPr>
    </w:p>
    <w:p w14:paraId="09E0F683" w14:textId="7AD2F1AB" w:rsidR="003A5534" w:rsidRPr="009758F3" w:rsidRDefault="00701156" w:rsidP="00376926">
      <w:pPr>
        <w:pStyle w:val="BodyTextContinued"/>
        <w:numPr>
          <w:ilvl w:val="0"/>
          <w:numId w:val="11"/>
        </w:numPr>
        <w:spacing w:after="0"/>
        <w:rPr>
          <w:rFonts w:ascii="Calibri" w:hAnsi="Calibri" w:cs="Calibri"/>
          <w:sz w:val="20"/>
          <w:szCs w:val="20"/>
          <w:lang w:bidi="en-US"/>
        </w:rPr>
      </w:pPr>
      <w:r w:rsidRPr="009758F3">
        <w:rPr>
          <w:rFonts w:ascii="Calibri" w:hAnsi="Calibri" w:cs="Calibri"/>
          <w:b/>
          <w:bCs/>
          <w:sz w:val="20"/>
          <w:szCs w:val="20"/>
          <w:lang w:bidi="en-US"/>
        </w:rPr>
        <w:t>Affiliates</w:t>
      </w:r>
      <w:r w:rsidRPr="009758F3">
        <w:rPr>
          <w:rFonts w:ascii="Calibri" w:hAnsi="Calibri" w:cs="Calibri"/>
          <w:sz w:val="20"/>
          <w:szCs w:val="20"/>
          <w:lang w:bidi="en-US"/>
        </w:rPr>
        <w:t>. We may share your personal information with our corporate affiliates.</w:t>
      </w:r>
    </w:p>
    <w:p w14:paraId="09E0F68A" w14:textId="77777777" w:rsidR="003A5534" w:rsidRPr="009758F3" w:rsidRDefault="003A5534" w:rsidP="0013547D">
      <w:pPr>
        <w:pStyle w:val="BodyTextContinued"/>
        <w:spacing w:after="0"/>
        <w:rPr>
          <w:rFonts w:ascii="Calibri" w:hAnsi="Calibri" w:cs="Calibri"/>
          <w:sz w:val="20"/>
          <w:szCs w:val="20"/>
          <w:lang w:bidi="en-US"/>
        </w:rPr>
      </w:pPr>
    </w:p>
    <w:p w14:paraId="09E0F68B" w14:textId="77777777" w:rsidR="003A5534" w:rsidRPr="009758F3" w:rsidRDefault="00701156" w:rsidP="00376926">
      <w:pPr>
        <w:pStyle w:val="BodyTextIndent"/>
        <w:numPr>
          <w:ilvl w:val="0"/>
          <w:numId w:val="10"/>
        </w:numPr>
        <w:spacing w:after="0"/>
        <w:rPr>
          <w:rFonts w:ascii="Calibri" w:hAnsi="Calibri" w:cs="Calibri"/>
          <w:sz w:val="20"/>
          <w:szCs w:val="20"/>
          <w:lang w:bidi="en-US"/>
        </w:rPr>
      </w:pPr>
      <w:r w:rsidRPr="009758F3">
        <w:rPr>
          <w:rFonts w:ascii="Calibri" w:hAnsi="Calibri" w:cs="Calibri"/>
          <w:b/>
          <w:bCs/>
          <w:sz w:val="20"/>
          <w:szCs w:val="20"/>
          <w:lang w:bidi="en-US"/>
        </w:rPr>
        <w:t>Disclosures to Protect Us or Others</w:t>
      </w:r>
    </w:p>
    <w:p w14:paraId="09E0F68C" w14:textId="77777777" w:rsidR="003A5534" w:rsidRPr="009758F3" w:rsidRDefault="003A5534" w:rsidP="00376926">
      <w:pPr>
        <w:pStyle w:val="BodyTextIndent"/>
        <w:spacing w:after="0"/>
        <w:ind w:left="0"/>
        <w:rPr>
          <w:rFonts w:ascii="Calibri" w:hAnsi="Calibri" w:cs="Calibri"/>
          <w:sz w:val="20"/>
          <w:szCs w:val="20"/>
          <w:lang w:bidi="en-US"/>
        </w:rPr>
      </w:pPr>
    </w:p>
    <w:p w14:paraId="09E0F68D" w14:textId="05E01248" w:rsidR="003A5534" w:rsidRPr="009758F3" w:rsidRDefault="00701156" w:rsidP="00376926">
      <w:pPr>
        <w:pStyle w:val="BodyTextIndent"/>
        <w:spacing w:after="0"/>
        <w:ind w:left="0"/>
        <w:rPr>
          <w:rFonts w:ascii="Calibri" w:hAnsi="Calibri" w:cs="Calibri"/>
          <w:sz w:val="20"/>
          <w:szCs w:val="20"/>
          <w:lang w:bidi="en-US"/>
        </w:rPr>
      </w:pPr>
      <w:r w:rsidRPr="009758F3">
        <w:rPr>
          <w:rFonts w:ascii="Calibri" w:hAnsi="Calibri" w:cs="Calibri"/>
          <w:sz w:val="20"/>
          <w:szCs w:val="20"/>
          <w:lang w:bidi="en-US"/>
        </w:rPr>
        <w:t xml:space="preserve">We may </w:t>
      </w:r>
      <w:r w:rsidR="00FA4E30" w:rsidRPr="009758F3">
        <w:rPr>
          <w:rFonts w:ascii="Calibri" w:hAnsi="Calibri" w:cs="Calibri"/>
          <w:sz w:val="20"/>
          <w:szCs w:val="20"/>
          <w:lang w:bidi="en-US"/>
        </w:rPr>
        <w:t>share your personal information and</w:t>
      </w:r>
      <w:r w:rsidR="00AA13AC" w:rsidRPr="009758F3">
        <w:rPr>
          <w:rFonts w:ascii="Calibri" w:hAnsi="Calibri" w:cs="Calibri"/>
          <w:sz w:val="20"/>
          <w:szCs w:val="20"/>
          <w:lang w:bidi="en-US"/>
        </w:rPr>
        <w:t xml:space="preserve"> related information</w:t>
      </w:r>
      <w:r w:rsidR="00FA4E30" w:rsidRPr="009758F3">
        <w:rPr>
          <w:rFonts w:ascii="Calibri" w:hAnsi="Calibri" w:cs="Calibri"/>
          <w:sz w:val="20"/>
          <w:szCs w:val="20"/>
          <w:lang w:bidi="en-US"/>
        </w:rPr>
        <w:t xml:space="preserve"> with </w:t>
      </w:r>
      <w:r w:rsidRPr="009758F3">
        <w:rPr>
          <w:rFonts w:ascii="Calibri" w:hAnsi="Calibri" w:cs="Calibri"/>
          <w:sz w:val="20"/>
          <w:szCs w:val="20"/>
          <w:lang w:bidi="en-US"/>
        </w:rPr>
        <w:t>external parties if we, in good faith, believe doing so is required or appropriate to comply with law enforcement</w:t>
      </w:r>
      <w:r w:rsidR="005F2AEC" w:rsidRPr="009758F3">
        <w:rPr>
          <w:rFonts w:ascii="Calibri" w:hAnsi="Calibri" w:cs="Calibri"/>
          <w:sz w:val="20"/>
          <w:szCs w:val="20"/>
          <w:lang w:bidi="en-US"/>
        </w:rPr>
        <w:t xml:space="preserve"> requests, </w:t>
      </w:r>
      <w:r w:rsidRPr="009758F3">
        <w:rPr>
          <w:rFonts w:ascii="Calibri" w:hAnsi="Calibri" w:cs="Calibri"/>
          <w:sz w:val="20"/>
          <w:szCs w:val="20"/>
          <w:lang w:bidi="en-US"/>
        </w:rPr>
        <w:t>national security requests</w:t>
      </w:r>
      <w:r w:rsidR="005F2AEC" w:rsidRPr="009758F3">
        <w:rPr>
          <w:rFonts w:ascii="Calibri" w:hAnsi="Calibri" w:cs="Calibri"/>
          <w:sz w:val="20"/>
          <w:szCs w:val="20"/>
          <w:lang w:bidi="en-US"/>
        </w:rPr>
        <w:t>, or other government requests</w:t>
      </w:r>
      <w:r w:rsidR="0075537F" w:rsidRPr="009758F3">
        <w:rPr>
          <w:rFonts w:ascii="Calibri" w:hAnsi="Calibri" w:cs="Calibri"/>
          <w:sz w:val="20"/>
          <w:szCs w:val="20"/>
          <w:lang w:bidi="en-US"/>
        </w:rPr>
        <w:t xml:space="preserve">; </w:t>
      </w:r>
      <w:r w:rsidR="00AA13AC" w:rsidRPr="009758F3">
        <w:rPr>
          <w:rFonts w:ascii="Calibri" w:hAnsi="Calibri" w:cs="Calibri"/>
          <w:sz w:val="20"/>
          <w:szCs w:val="20"/>
          <w:lang w:bidi="en-US"/>
        </w:rPr>
        <w:t xml:space="preserve">comply with </w:t>
      </w:r>
      <w:r w:rsidRPr="009758F3">
        <w:rPr>
          <w:rFonts w:ascii="Calibri" w:hAnsi="Calibri" w:cs="Calibri"/>
          <w:sz w:val="20"/>
          <w:szCs w:val="20"/>
          <w:lang w:bidi="en-US"/>
        </w:rPr>
        <w:t>legal process, such as a court order or subpoena; protect your, our, or others’ rights, property, or safety</w:t>
      </w:r>
      <w:ins w:id="167" w:author="Fenwick" w:date="2026-03-30T21:48:00Z" w16du:dateUtc="2026-03-31T04:48:00Z">
        <w:r w:rsidR="00993858">
          <w:rPr>
            <w:rFonts w:ascii="Calibri" w:hAnsi="Calibri" w:cs="Calibri"/>
            <w:sz w:val="20"/>
            <w:szCs w:val="20"/>
            <w:lang w:bidi="en-US"/>
          </w:rPr>
          <w:t xml:space="preserve">, </w:t>
        </w:r>
        <w:commentRangeStart w:id="168"/>
        <w:r w:rsidR="00993858">
          <w:rPr>
            <w:rFonts w:ascii="Calibri" w:hAnsi="Calibri" w:cs="Calibri"/>
            <w:sz w:val="20"/>
            <w:szCs w:val="20"/>
            <w:lang w:bidi="en-US"/>
          </w:rPr>
          <w:t>including when we have concerns about a User's safety or well-being</w:t>
        </w:r>
      </w:ins>
      <w:r w:rsidRPr="009758F3">
        <w:rPr>
          <w:rFonts w:ascii="Calibri" w:hAnsi="Calibri" w:cs="Calibri"/>
          <w:sz w:val="20"/>
          <w:szCs w:val="20"/>
          <w:lang w:bidi="en-US"/>
        </w:rPr>
        <w:t>;</w:t>
      </w:r>
      <w:commentRangeEnd w:id="168"/>
      <w:r w:rsidR="00832553">
        <w:rPr>
          <w:rStyle w:val="CommentReference"/>
        </w:rPr>
        <w:commentReference w:id="168"/>
      </w:r>
      <w:r w:rsidRPr="009758F3">
        <w:rPr>
          <w:rFonts w:ascii="Calibri" w:hAnsi="Calibri" w:cs="Calibri"/>
          <w:sz w:val="20"/>
          <w:szCs w:val="20"/>
          <w:lang w:bidi="en-US"/>
        </w:rPr>
        <w:t xml:space="preserve"> enforce our policies or contracts; collect amounts owed to us; or assist with an investigation or prosecution of suspected or actual</w:t>
      </w:r>
      <w:r w:rsidR="0075537F" w:rsidRPr="009758F3">
        <w:rPr>
          <w:rFonts w:ascii="Calibri" w:hAnsi="Calibri" w:cs="Calibri"/>
          <w:sz w:val="20"/>
          <w:szCs w:val="20"/>
          <w:lang w:bidi="en-US"/>
        </w:rPr>
        <w:t xml:space="preserve"> unauthorized or</w:t>
      </w:r>
      <w:r w:rsidRPr="009758F3">
        <w:rPr>
          <w:rFonts w:ascii="Calibri" w:hAnsi="Calibri" w:cs="Calibri"/>
          <w:sz w:val="20"/>
          <w:szCs w:val="20"/>
          <w:lang w:bidi="en-US"/>
        </w:rPr>
        <w:t xml:space="preserve"> illegal activity.</w:t>
      </w:r>
      <w:bookmarkStart w:id="169" w:name="_bookmark53"/>
      <w:bookmarkStart w:id="170" w:name="_bookmark52"/>
      <w:bookmarkEnd w:id="169"/>
      <w:bookmarkEnd w:id="170"/>
    </w:p>
    <w:p w14:paraId="09E0F68E" w14:textId="77777777" w:rsidR="003A5534" w:rsidRPr="009758F3" w:rsidRDefault="003A5534" w:rsidP="00376926">
      <w:pPr>
        <w:pStyle w:val="BodyTextIndent"/>
        <w:spacing w:after="0"/>
        <w:ind w:left="0"/>
        <w:rPr>
          <w:rFonts w:ascii="Calibri" w:hAnsi="Calibri" w:cs="Calibri"/>
          <w:sz w:val="20"/>
          <w:szCs w:val="20"/>
          <w:lang w:bidi="en-US"/>
        </w:rPr>
      </w:pPr>
    </w:p>
    <w:p w14:paraId="09E0F68F" w14:textId="77777777" w:rsidR="003A5534" w:rsidRPr="009758F3" w:rsidRDefault="00701156" w:rsidP="00376926">
      <w:pPr>
        <w:pStyle w:val="BodyTextIndent"/>
        <w:numPr>
          <w:ilvl w:val="0"/>
          <w:numId w:val="10"/>
        </w:numPr>
        <w:spacing w:after="0"/>
        <w:rPr>
          <w:rFonts w:ascii="Calibri" w:hAnsi="Calibri" w:cs="Calibri"/>
          <w:sz w:val="20"/>
          <w:szCs w:val="20"/>
          <w:lang w:bidi="en-US"/>
        </w:rPr>
      </w:pPr>
      <w:r w:rsidRPr="009758F3">
        <w:rPr>
          <w:rFonts w:ascii="Calibri" w:hAnsi="Calibri" w:cs="Calibri"/>
          <w:b/>
          <w:bCs/>
          <w:sz w:val="20"/>
          <w:szCs w:val="20"/>
          <w:lang w:bidi="en-US"/>
        </w:rPr>
        <w:t>Disclosure in the Event of Merger, Sale, or Other Asset Transfers</w:t>
      </w:r>
    </w:p>
    <w:p w14:paraId="09E0F690" w14:textId="77777777" w:rsidR="003A5534" w:rsidRPr="009758F3" w:rsidRDefault="003A5534" w:rsidP="00376926">
      <w:pPr>
        <w:pStyle w:val="BodyTextContinued"/>
        <w:spacing w:after="0"/>
        <w:rPr>
          <w:rFonts w:ascii="Calibri" w:hAnsi="Calibri" w:cs="Calibri"/>
          <w:sz w:val="20"/>
          <w:szCs w:val="20"/>
          <w:lang w:bidi="en-US"/>
        </w:rPr>
      </w:pPr>
    </w:p>
    <w:p w14:paraId="09E0F691" w14:textId="2EE3998E" w:rsidR="003A5534" w:rsidRPr="009758F3" w:rsidRDefault="00701156" w:rsidP="00376926">
      <w:pPr>
        <w:pStyle w:val="BodyTextContinued"/>
        <w:spacing w:after="0"/>
        <w:rPr>
          <w:rFonts w:ascii="Calibri" w:hAnsi="Calibri" w:cs="Calibri"/>
          <w:sz w:val="20"/>
          <w:szCs w:val="20"/>
          <w:lang w:bidi="en-US"/>
        </w:rPr>
      </w:pPr>
      <w:r w:rsidRPr="009758F3">
        <w:rPr>
          <w:rFonts w:ascii="Calibri" w:hAnsi="Calibri" w:cs="Calibri"/>
          <w:sz w:val="20"/>
          <w:szCs w:val="20"/>
          <w:lang w:bidi="en-US"/>
        </w:rPr>
        <w:t xml:space="preserve">If we are involved in a merger, acquisition, financing, reorganization, bankruptcy, receivership, purchase or sale of assets, transition of service to another provider, or other similar corporate transaction, your personal information may be </w:t>
      </w:r>
      <w:r w:rsidR="0075537F" w:rsidRPr="009758F3">
        <w:rPr>
          <w:rFonts w:ascii="Calibri" w:hAnsi="Calibri" w:cs="Calibri"/>
          <w:sz w:val="20"/>
          <w:szCs w:val="20"/>
          <w:lang w:bidi="en-US"/>
        </w:rPr>
        <w:t>shared</w:t>
      </w:r>
      <w:r w:rsidRPr="009758F3">
        <w:rPr>
          <w:rFonts w:ascii="Calibri" w:hAnsi="Calibri" w:cs="Calibri"/>
          <w:sz w:val="20"/>
          <w:szCs w:val="20"/>
          <w:lang w:bidi="en-US"/>
        </w:rPr>
        <w:t>, sold, or transferred as part of such a transaction.</w:t>
      </w:r>
    </w:p>
    <w:p w14:paraId="09E0F692" w14:textId="77777777" w:rsidR="003A5534" w:rsidRPr="009758F3" w:rsidRDefault="003A5534" w:rsidP="00376926">
      <w:pPr>
        <w:rPr>
          <w:rFonts w:ascii="Calibri" w:hAnsi="Calibri" w:cs="Calibri"/>
          <w:sz w:val="20"/>
          <w:szCs w:val="20"/>
        </w:rPr>
      </w:pPr>
    </w:p>
    <w:p w14:paraId="09E0F693" w14:textId="77777777" w:rsidR="003A5534" w:rsidRPr="009758F3" w:rsidRDefault="00701156" w:rsidP="00376926">
      <w:pPr>
        <w:pStyle w:val="Heading1"/>
        <w:tabs>
          <w:tab w:val="num" w:pos="360"/>
        </w:tabs>
        <w:spacing w:after="0"/>
        <w:rPr>
          <w:rFonts w:ascii="Calibri" w:hAnsi="Calibri" w:cs="Calibri"/>
          <w:sz w:val="20"/>
          <w:szCs w:val="20"/>
        </w:rPr>
      </w:pPr>
      <w:bookmarkStart w:id="171" w:name="International_Data_Transfers.48F__We49F_"/>
      <w:bookmarkStart w:id="172" w:name="_Toc46134269"/>
      <w:bookmarkStart w:id="173" w:name="_Toc46134270"/>
      <w:bookmarkStart w:id="174" w:name="_Toc46134271"/>
      <w:bookmarkStart w:id="175" w:name="_Toc46134272"/>
      <w:bookmarkStart w:id="176" w:name="IV._YOUR_CHOICES.54F"/>
      <w:bookmarkStart w:id="177" w:name="_YOUR_PRIVACY_CHOICES"/>
      <w:bookmarkStart w:id="178" w:name="_Toc94797841"/>
      <w:bookmarkStart w:id="179" w:name="_Toc142039409"/>
      <w:bookmarkStart w:id="180" w:name="_Toc224722818"/>
      <w:bookmarkEnd w:id="171"/>
      <w:bookmarkEnd w:id="172"/>
      <w:bookmarkEnd w:id="173"/>
      <w:bookmarkEnd w:id="174"/>
      <w:bookmarkEnd w:id="175"/>
      <w:bookmarkEnd w:id="176"/>
      <w:bookmarkEnd w:id="177"/>
      <w:r w:rsidRPr="009758F3">
        <w:rPr>
          <w:rFonts w:ascii="Calibri" w:hAnsi="Calibri" w:cs="Calibri"/>
          <w:sz w:val="20"/>
          <w:szCs w:val="20"/>
        </w:rPr>
        <w:t>YOUR PRIVACY CHOICES AND RIGHTS</w:t>
      </w:r>
      <w:bookmarkEnd w:id="178"/>
      <w:bookmarkEnd w:id="179"/>
      <w:bookmarkEnd w:id="180"/>
    </w:p>
    <w:p w14:paraId="09E0F694" w14:textId="77777777" w:rsidR="003A5534" w:rsidRPr="009758F3" w:rsidRDefault="003A5534" w:rsidP="00376926">
      <w:pPr>
        <w:pStyle w:val="BodyTextContinued"/>
        <w:spacing w:after="0"/>
        <w:rPr>
          <w:rFonts w:ascii="Calibri" w:hAnsi="Calibri" w:cs="Calibri"/>
          <w:b/>
          <w:bCs/>
          <w:sz w:val="20"/>
          <w:szCs w:val="20"/>
          <w:lang w:bidi="en-US"/>
        </w:rPr>
      </w:pPr>
      <w:bookmarkStart w:id="181" w:name="General."/>
      <w:bookmarkEnd w:id="181"/>
    </w:p>
    <w:p w14:paraId="09E0F695" w14:textId="77777777" w:rsidR="003A5534" w:rsidRPr="009758F3" w:rsidRDefault="00701156" w:rsidP="00376926">
      <w:pPr>
        <w:pStyle w:val="BodyTextContinued"/>
        <w:spacing w:after="0"/>
        <w:rPr>
          <w:rFonts w:ascii="Calibri" w:hAnsi="Calibri" w:cs="Calibri"/>
          <w:iCs/>
          <w:sz w:val="20"/>
          <w:szCs w:val="20"/>
          <w:lang w:bidi="en-US"/>
        </w:rPr>
      </w:pPr>
      <w:r w:rsidRPr="009758F3">
        <w:rPr>
          <w:rFonts w:ascii="Calibri" w:hAnsi="Calibri" w:cs="Calibri"/>
          <w:b/>
          <w:bCs/>
          <w:sz w:val="20"/>
          <w:szCs w:val="20"/>
          <w:lang w:bidi="en-US"/>
        </w:rPr>
        <w:t>Your Privacy Choices</w:t>
      </w:r>
      <w:r w:rsidRPr="009758F3">
        <w:rPr>
          <w:rFonts w:ascii="Calibri" w:hAnsi="Calibri" w:cs="Calibri"/>
          <w:sz w:val="20"/>
          <w:szCs w:val="20"/>
          <w:lang w:bidi="en-US"/>
        </w:rPr>
        <w:t xml:space="preserve">. </w:t>
      </w:r>
      <w:r w:rsidRPr="009758F3">
        <w:rPr>
          <w:rFonts w:ascii="Calibri" w:hAnsi="Calibri" w:cs="Calibri"/>
          <w:iCs/>
          <w:sz w:val="20"/>
          <w:szCs w:val="20"/>
          <w:lang w:bidi="en-US"/>
        </w:rPr>
        <w:t xml:space="preserve">The privacy choices you may have about your personal information are described below. </w:t>
      </w:r>
    </w:p>
    <w:p w14:paraId="09E0F696" w14:textId="77777777" w:rsidR="003A5534" w:rsidRPr="009758F3" w:rsidRDefault="003A5534" w:rsidP="00376926">
      <w:pPr>
        <w:rPr>
          <w:rFonts w:ascii="Calibri" w:hAnsi="Calibri" w:cs="Calibri"/>
          <w:sz w:val="20"/>
          <w:szCs w:val="20"/>
        </w:rPr>
      </w:pPr>
    </w:p>
    <w:p w14:paraId="09E0F697" w14:textId="43075EA0" w:rsidR="003A5534" w:rsidRPr="009758F3" w:rsidRDefault="00701156" w:rsidP="00376926">
      <w:pPr>
        <w:pStyle w:val="BodyTextContinued"/>
        <w:numPr>
          <w:ilvl w:val="0"/>
          <w:numId w:val="9"/>
        </w:numPr>
        <w:spacing w:after="0"/>
        <w:rPr>
          <w:rFonts w:ascii="Calibri" w:hAnsi="Calibri" w:cs="Calibri"/>
          <w:sz w:val="20"/>
          <w:szCs w:val="20"/>
          <w:lang w:bidi="en-US"/>
        </w:rPr>
      </w:pPr>
      <w:bookmarkStart w:id="182" w:name="Email_and_Telephone_Communications."/>
      <w:bookmarkEnd w:id="182"/>
      <w:r w:rsidRPr="009758F3">
        <w:rPr>
          <w:rFonts w:ascii="Calibri" w:hAnsi="Calibri" w:cs="Calibri"/>
          <w:b/>
          <w:bCs/>
          <w:sz w:val="20"/>
          <w:szCs w:val="20"/>
          <w:lang w:bidi="en-US"/>
        </w:rPr>
        <w:t>Email Communications</w:t>
      </w:r>
      <w:r w:rsidRPr="009758F3">
        <w:rPr>
          <w:rFonts w:ascii="Calibri" w:hAnsi="Calibri" w:cs="Calibri"/>
          <w:sz w:val="20"/>
          <w:szCs w:val="20"/>
          <w:lang w:bidi="en-US"/>
        </w:rPr>
        <w:t xml:space="preserve">. If you receive an unwanted email from us, you can use the unsubscribe functionality found at the bottom of the email to opt out of receiving future emails. Note that you will not be able to opt out of </w:t>
      </w:r>
      <w:r w:rsidR="0075537F" w:rsidRPr="009758F3">
        <w:rPr>
          <w:rFonts w:ascii="Calibri" w:hAnsi="Calibri" w:cs="Calibri"/>
          <w:sz w:val="20"/>
          <w:szCs w:val="20"/>
          <w:lang w:bidi="en-US"/>
        </w:rPr>
        <w:t xml:space="preserve">certain </w:t>
      </w:r>
      <w:r w:rsidRPr="009758F3">
        <w:rPr>
          <w:rFonts w:ascii="Calibri" w:hAnsi="Calibri" w:cs="Calibri"/>
          <w:sz w:val="20"/>
          <w:szCs w:val="20"/>
          <w:lang w:bidi="en-US"/>
        </w:rPr>
        <w:t xml:space="preserve">communications (e.g., communications regarding the </w:t>
      </w:r>
      <w:r w:rsidR="00082272">
        <w:rPr>
          <w:rFonts w:ascii="Calibri" w:hAnsi="Calibri" w:cs="Calibri"/>
          <w:sz w:val="20"/>
          <w:szCs w:val="20"/>
          <w:lang w:bidi="en-US"/>
        </w:rPr>
        <w:t xml:space="preserve">Services </w:t>
      </w:r>
      <w:r w:rsidRPr="009758F3">
        <w:rPr>
          <w:rFonts w:ascii="Calibri" w:hAnsi="Calibri" w:cs="Calibri"/>
          <w:sz w:val="20"/>
          <w:szCs w:val="20"/>
          <w:lang w:bidi="en-US"/>
        </w:rPr>
        <w:t>or updates to this Privacy Notice).</w:t>
      </w:r>
    </w:p>
    <w:p w14:paraId="09E0F69C" w14:textId="77777777" w:rsidR="003A5534" w:rsidRPr="009758F3" w:rsidRDefault="003A5534" w:rsidP="00376926">
      <w:pPr>
        <w:rPr>
          <w:rFonts w:ascii="Calibri" w:hAnsi="Calibri" w:cs="Calibri"/>
          <w:sz w:val="20"/>
          <w:szCs w:val="20"/>
        </w:rPr>
      </w:pPr>
      <w:bookmarkStart w:id="183" w:name="Mobile_Devices."/>
      <w:bookmarkStart w:id="184" w:name="“Do_Not_Track.”"/>
      <w:bookmarkEnd w:id="183"/>
      <w:bookmarkEnd w:id="184"/>
    </w:p>
    <w:p w14:paraId="09E0F69D" w14:textId="02A858BE" w:rsidR="003A5534" w:rsidRPr="009758F3" w:rsidRDefault="00701156" w:rsidP="00376926">
      <w:pPr>
        <w:pStyle w:val="BodyTextContinued"/>
        <w:numPr>
          <w:ilvl w:val="0"/>
          <w:numId w:val="9"/>
        </w:numPr>
        <w:spacing w:after="0"/>
        <w:rPr>
          <w:rFonts w:ascii="Calibri" w:hAnsi="Calibri" w:cs="Calibri"/>
          <w:sz w:val="20"/>
          <w:szCs w:val="20"/>
          <w:lang w:bidi="en-US"/>
        </w:rPr>
      </w:pPr>
      <w:r w:rsidRPr="009758F3">
        <w:rPr>
          <w:rFonts w:ascii="Calibri" w:hAnsi="Calibri" w:cs="Calibri"/>
          <w:b/>
          <w:sz w:val="20"/>
          <w:szCs w:val="20"/>
          <w:lang w:bidi="en-US"/>
        </w:rPr>
        <w:t>“Do Not Track</w:t>
      </w:r>
      <w:r w:rsidRPr="009758F3">
        <w:rPr>
          <w:rFonts w:ascii="Calibri" w:hAnsi="Calibri" w:cs="Calibri"/>
          <w:sz w:val="20"/>
          <w:szCs w:val="20"/>
          <w:lang w:bidi="en-US"/>
        </w:rPr>
        <w:t>.</w:t>
      </w:r>
      <w:r w:rsidRPr="009758F3">
        <w:rPr>
          <w:rFonts w:ascii="Calibri" w:hAnsi="Calibri" w:cs="Calibri"/>
          <w:b/>
          <w:sz w:val="20"/>
          <w:szCs w:val="20"/>
          <w:lang w:bidi="en-US"/>
        </w:rPr>
        <w:t>”</w:t>
      </w:r>
      <w:r w:rsidRPr="009758F3">
        <w:rPr>
          <w:rFonts w:ascii="Calibri" w:hAnsi="Calibri" w:cs="Calibri"/>
          <w:sz w:val="20"/>
          <w:szCs w:val="20"/>
          <w:lang w:bidi="en-US"/>
        </w:rPr>
        <w:t xml:space="preserve"> Do Not Track (“</w:t>
      </w:r>
      <w:r w:rsidRPr="009758F3">
        <w:rPr>
          <w:rFonts w:ascii="Calibri" w:hAnsi="Calibri" w:cs="Calibri"/>
          <w:b/>
          <w:sz w:val="20"/>
          <w:szCs w:val="20"/>
        </w:rPr>
        <w:t>DNT</w:t>
      </w:r>
      <w:r w:rsidRPr="009758F3">
        <w:rPr>
          <w:rFonts w:ascii="Calibri" w:hAnsi="Calibri" w:cs="Calibri"/>
          <w:sz w:val="20"/>
          <w:szCs w:val="20"/>
          <w:lang w:bidi="en-US"/>
        </w:rPr>
        <w:t>”) is a privacy preference that users can set in certain web browsers. Please note that we do not respond to or honor DNT signals or similar mechanisms transmitted by web browsers.</w:t>
      </w:r>
    </w:p>
    <w:p w14:paraId="09E0F69E" w14:textId="77777777" w:rsidR="003A5534" w:rsidRPr="009758F3" w:rsidRDefault="003A5534" w:rsidP="00376926">
      <w:pPr>
        <w:rPr>
          <w:rFonts w:ascii="Calibri" w:hAnsi="Calibri" w:cs="Calibri"/>
          <w:sz w:val="20"/>
          <w:szCs w:val="20"/>
        </w:rPr>
      </w:pPr>
    </w:p>
    <w:p w14:paraId="09E0F69F" w14:textId="36F16D11" w:rsidR="003A5534" w:rsidRPr="009758F3" w:rsidRDefault="00701156" w:rsidP="00376926">
      <w:pPr>
        <w:pStyle w:val="BodyTextContinued"/>
        <w:numPr>
          <w:ilvl w:val="0"/>
          <w:numId w:val="9"/>
        </w:numPr>
        <w:spacing w:after="0"/>
        <w:rPr>
          <w:rFonts w:ascii="Calibri" w:hAnsi="Calibri" w:cs="Calibri"/>
          <w:sz w:val="20"/>
          <w:szCs w:val="20"/>
          <w:lang w:bidi="en-US"/>
        </w:rPr>
      </w:pPr>
      <w:bookmarkStart w:id="185" w:name="Cookies_and_Interest-Based_Advertising."/>
      <w:bookmarkStart w:id="186" w:name="_Hlk51073080"/>
      <w:bookmarkEnd w:id="185"/>
      <w:r w:rsidRPr="009758F3">
        <w:rPr>
          <w:rFonts w:ascii="Calibri" w:hAnsi="Calibri" w:cs="Calibri"/>
          <w:b/>
          <w:bCs/>
          <w:sz w:val="20"/>
          <w:szCs w:val="20"/>
          <w:lang w:bidi="en-US"/>
        </w:rPr>
        <w:t>Cookies</w:t>
      </w:r>
      <w:r w:rsidRPr="009758F3">
        <w:rPr>
          <w:rFonts w:ascii="Calibri" w:hAnsi="Calibri" w:cs="Calibri"/>
          <w:sz w:val="20"/>
          <w:szCs w:val="20"/>
          <w:lang w:bidi="en-US"/>
        </w:rPr>
        <w:t xml:space="preserve">. You may stop or restrict the placement of Technologies on your device or remove them by adjusting your preferences as your browser or device permits. However, if you adjust your preferences, the </w:t>
      </w:r>
      <w:r w:rsidR="00345C90">
        <w:rPr>
          <w:rFonts w:ascii="Calibri" w:hAnsi="Calibri" w:cs="Calibri"/>
          <w:sz w:val="20"/>
          <w:szCs w:val="20"/>
          <w:lang w:bidi="en-US"/>
        </w:rPr>
        <w:t>Site</w:t>
      </w:r>
      <w:r w:rsidRPr="009758F3">
        <w:rPr>
          <w:rFonts w:ascii="Calibri" w:hAnsi="Calibri" w:cs="Calibri"/>
          <w:sz w:val="20"/>
          <w:szCs w:val="20"/>
          <w:lang w:bidi="en-US"/>
        </w:rPr>
        <w:t xml:space="preserve"> may not work properly. </w:t>
      </w:r>
    </w:p>
    <w:p w14:paraId="09E0F6A0" w14:textId="77777777" w:rsidR="003A5534" w:rsidRPr="009758F3" w:rsidRDefault="003A5534" w:rsidP="00376926">
      <w:pPr>
        <w:pStyle w:val="BodyTextContinued"/>
        <w:spacing w:after="0"/>
        <w:ind w:left="720"/>
        <w:rPr>
          <w:rFonts w:ascii="Calibri" w:hAnsi="Calibri" w:cs="Calibri"/>
          <w:b/>
          <w:bCs/>
          <w:sz w:val="20"/>
          <w:szCs w:val="20"/>
          <w:lang w:bidi="en-US"/>
        </w:rPr>
      </w:pPr>
    </w:p>
    <w:p w14:paraId="09E0F6A1" w14:textId="3312F816" w:rsidR="003A5534" w:rsidRPr="009758F3" w:rsidRDefault="00701156" w:rsidP="00376926">
      <w:pPr>
        <w:pStyle w:val="BodyTextContinued"/>
        <w:spacing w:after="0"/>
        <w:ind w:left="720"/>
        <w:rPr>
          <w:rFonts w:ascii="Calibri" w:hAnsi="Calibri" w:cs="Calibri"/>
          <w:sz w:val="20"/>
          <w:szCs w:val="20"/>
          <w:lang w:bidi="en-US"/>
        </w:rPr>
      </w:pPr>
      <w:r w:rsidRPr="009758F3">
        <w:rPr>
          <w:rFonts w:ascii="Calibri" w:hAnsi="Calibri" w:cs="Calibri"/>
          <w:sz w:val="20"/>
          <w:szCs w:val="20"/>
          <w:lang w:bidi="en-US"/>
        </w:rPr>
        <w:t xml:space="preserve">Please note that cookie-based opt-outs are not effective on mobile applications. However, you may </w:t>
      </w:r>
      <w:r w:rsidR="00580350">
        <w:rPr>
          <w:rFonts w:ascii="Calibri" w:hAnsi="Calibri" w:cs="Calibri"/>
          <w:sz w:val="20"/>
          <w:szCs w:val="20"/>
          <w:lang w:bidi="en-US"/>
        </w:rPr>
        <w:t xml:space="preserve">opt </w:t>
      </w:r>
      <w:r w:rsidRPr="009758F3">
        <w:rPr>
          <w:rFonts w:ascii="Calibri" w:hAnsi="Calibri" w:cs="Calibri"/>
          <w:sz w:val="20"/>
          <w:szCs w:val="20"/>
          <w:lang w:bidi="en-US"/>
        </w:rPr>
        <w:t xml:space="preserve">out of certain tracking on some mobile applications by following the instructions for </w:t>
      </w:r>
      <w:hyperlink r:id="rId18">
        <w:r w:rsidRPr="009758F3">
          <w:rPr>
            <w:rStyle w:val="Hyperlink"/>
            <w:rFonts w:ascii="Calibri" w:hAnsi="Calibri" w:cs="Calibri"/>
            <w:sz w:val="20"/>
            <w:szCs w:val="20"/>
            <w:lang w:bidi="en-US"/>
          </w:rPr>
          <w:t>Android</w:t>
        </w:r>
      </w:hyperlink>
      <w:r w:rsidRPr="009758F3">
        <w:rPr>
          <w:rFonts w:ascii="Calibri" w:hAnsi="Calibri" w:cs="Calibri"/>
          <w:sz w:val="20"/>
          <w:szCs w:val="20"/>
          <w:lang w:bidi="en-US"/>
        </w:rPr>
        <w:t xml:space="preserve">, </w:t>
      </w:r>
      <w:hyperlink r:id="rId19">
        <w:r w:rsidRPr="009758F3">
          <w:rPr>
            <w:rStyle w:val="Hyperlink"/>
            <w:rFonts w:ascii="Calibri" w:hAnsi="Calibri" w:cs="Calibri"/>
            <w:sz w:val="20"/>
            <w:szCs w:val="20"/>
            <w:lang w:bidi="en-US"/>
          </w:rPr>
          <w:t>iOS</w:t>
        </w:r>
      </w:hyperlink>
      <w:r w:rsidRPr="009758F3">
        <w:rPr>
          <w:rFonts w:ascii="Calibri" w:hAnsi="Calibri" w:cs="Calibri"/>
          <w:sz w:val="20"/>
          <w:szCs w:val="20"/>
          <w:u w:val="single"/>
          <w:lang w:bidi="en-US"/>
        </w:rPr>
        <w:t>,</w:t>
      </w:r>
      <w:r w:rsidRPr="009758F3">
        <w:rPr>
          <w:rFonts w:ascii="Calibri" w:hAnsi="Calibri" w:cs="Calibri"/>
          <w:sz w:val="20"/>
          <w:szCs w:val="20"/>
          <w:lang w:bidi="en-US"/>
        </w:rPr>
        <w:t xml:space="preserve"> and </w:t>
      </w:r>
      <w:hyperlink r:id="rId20">
        <w:r w:rsidRPr="009758F3">
          <w:rPr>
            <w:rStyle w:val="Hyperlink"/>
            <w:rFonts w:ascii="Calibri" w:hAnsi="Calibri" w:cs="Calibri"/>
            <w:sz w:val="20"/>
            <w:szCs w:val="20"/>
            <w:lang w:bidi="en-US"/>
          </w:rPr>
          <w:t>other</w:t>
        </w:r>
        <w:r w:rsidR="00116FBE">
          <w:rPr>
            <w:rStyle w:val="Hyperlink"/>
            <w:rFonts w:ascii="Calibri" w:hAnsi="Calibri" w:cs="Calibri"/>
            <w:sz w:val="20"/>
            <w:szCs w:val="20"/>
            <w:lang w:bidi="en-US"/>
          </w:rPr>
          <w:t xml:space="preserve"> mobile operating syste</w:t>
        </w:r>
        <w:r w:rsidR="00116FBE" w:rsidRPr="009758F3">
          <w:rPr>
            <w:rStyle w:val="Hyperlink"/>
            <w:rFonts w:ascii="Calibri" w:hAnsi="Calibri" w:cs="Calibri"/>
            <w:sz w:val="20"/>
            <w:szCs w:val="20"/>
            <w:lang w:bidi="en-US"/>
          </w:rPr>
          <w:t>ms</w:t>
        </w:r>
      </w:hyperlink>
      <w:r w:rsidRPr="009758F3">
        <w:rPr>
          <w:rFonts w:ascii="Calibri" w:hAnsi="Calibri" w:cs="Calibri"/>
          <w:sz w:val="20"/>
          <w:szCs w:val="20"/>
          <w:lang w:bidi="en-US"/>
        </w:rPr>
        <w:t>.</w:t>
      </w:r>
    </w:p>
    <w:p w14:paraId="09E0F6A4" w14:textId="77777777" w:rsidR="003A5534" w:rsidRPr="009758F3" w:rsidRDefault="003A5534" w:rsidP="00376926">
      <w:pPr>
        <w:rPr>
          <w:rFonts w:ascii="Calibri" w:hAnsi="Calibri" w:cs="Calibri"/>
          <w:sz w:val="20"/>
          <w:szCs w:val="20"/>
        </w:rPr>
      </w:pPr>
    </w:p>
    <w:p w14:paraId="09E0F6A5" w14:textId="77777777" w:rsidR="003A5534" w:rsidRPr="009758F3" w:rsidRDefault="00701156" w:rsidP="00376926">
      <w:pPr>
        <w:pStyle w:val="BodyTextContinued"/>
        <w:spacing w:after="0"/>
        <w:ind w:left="720"/>
        <w:rPr>
          <w:rFonts w:ascii="Calibri" w:hAnsi="Calibri" w:cs="Calibri"/>
          <w:sz w:val="20"/>
          <w:szCs w:val="20"/>
          <w:lang w:bidi="en-US"/>
        </w:rPr>
      </w:pPr>
      <w:r w:rsidRPr="009758F3">
        <w:rPr>
          <w:rFonts w:ascii="Calibri" w:hAnsi="Calibri" w:cs="Calibri"/>
          <w:sz w:val="20"/>
          <w:szCs w:val="20"/>
          <w:lang w:bidi="en-US"/>
        </w:rPr>
        <w:t xml:space="preserve">Please note you must separately opt out in each browser and on each device. </w:t>
      </w:r>
    </w:p>
    <w:bookmarkEnd w:id="186"/>
    <w:p w14:paraId="09E0F6A6" w14:textId="77777777" w:rsidR="003A5534" w:rsidRPr="009758F3" w:rsidRDefault="003A5534" w:rsidP="00376926">
      <w:pPr>
        <w:rPr>
          <w:rFonts w:ascii="Calibri" w:hAnsi="Calibri" w:cs="Calibri"/>
          <w:sz w:val="20"/>
          <w:szCs w:val="20"/>
        </w:rPr>
      </w:pPr>
    </w:p>
    <w:p w14:paraId="09E0F6A7" w14:textId="0CC5F685" w:rsidR="003A5534" w:rsidRPr="009758F3" w:rsidRDefault="00701156" w:rsidP="00376926">
      <w:pPr>
        <w:pStyle w:val="BodyTextContinued"/>
        <w:spacing w:after="0"/>
        <w:rPr>
          <w:rFonts w:ascii="Calibri" w:hAnsi="Calibri" w:cs="Calibri"/>
          <w:sz w:val="20"/>
          <w:szCs w:val="20"/>
          <w:lang w:bidi="en-US"/>
        </w:rPr>
      </w:pPr>
      <w:bookmarkStart w:id="187" w:name="Your_Privacy_Rights.58F"/>
      <w:bookmarkEnd w:id="187"/>
      <w:r w:rsidRPr="009758F3">
        <w:rPr>
          <w:rFonts w:ascii="Calibri" w:hAnsi="Calibri" w:cs="Calibri"/>
          <w:b/>
          <w:bCs/>
          <w:sz w:val="20"/>
          <w:szCs w:val="20"/>
          <w:lang w:bidi="en-US"/>
        </w:rPr>
        <w:t>Your Privacy Rights</w:t>
      </w:r>
      <w:r w:rsidRPr="009758F3">
        <w:rPr>
          <w:rFonts w:ascii="Calibri" w:hAnsi="Calibri" w:cs="Calibri"/>
          <w:sz w:val="20"/>
          <w:szCs w:val="20"/>
          <w:lang w:bidi="en-US"/>
        </w:rPr>
        <w:t xml:space="preserve">. </w:t>
      </w:r>
      <w:r w:rsidR="00216F13">
        <w:rPr>
          <w:rFonts w:ascii="Calibri" w:hAnsi="Calibri" w:cs="Calibri"/>
          <w:sz w:val="20"/>
          <w:szCs w:val="20"/>
          <w:lang w:bidi="en-US"/>
        </w:rPr>
        <w:t>To the extent required by</w:t>
      </w:r>
      <w:r w:rsidRPr="009758F3">
        <w:rPr>
          <w:rFonts w:ascii="Calibri" w:hAnsi="Calibri" w:cs="Calibri"/>
          <w:sz w:val="20"/>
          <w:szCs w:val="20"/>
          <w:lang w:bidi="en-US"/>
        </w:rPr>
        <w:t xml:space="preserve"> applicable law, you may have the right to</w:t>
      </w:r>
      <w:r w:rsidR="00F3517E">
        <w:rPr>
          <w:rFonts w:ascii="Calibri" w:hAnsi="Calibri" w:cs="Calibri"/>
          <w:sz w:val="20"/>
          <w:szCs w:val="20"/>
          <w:lang w:bidi="en-US"/>
        </w:rPr>
        <w:t>:</w:t>
      </w:r>
    </w:p>
    <w:p w14:paraId="09E0F6AA" w14:textId="066ED3B6" w:rsidR="003A5534" w:rsidRPr="009758F3" w:rsidRDefault="003A5534" w:rsidP="00BD781A">
      <w:pPr>
        <w:jc w:val="both"/>
        <w:rPr>
          <w:rFonts w:ascii="Calibri" w:hAnsi="Calibri" w:cs="Calibri"/>
          <w:sz w:val="20"/>
          <w:szCs w:val="20"/>
        </w:rPr>
      </w:pPr>
    </w:p>
    <w:p w14:paraId="09E0F6AB" w14:textId="6C7782A9" w:rsidR="003A5534" w:rsidRPr="009758F3" w:rsidRDefault="00701156" w:rsidP="00376926">
      <w:pPr>
        <w:pStyle w:val="ListParagraph"/>
        <w:numPr>
          <w:ilvl w:val="0"/>
          <w:numId w:val="14"/>
        </w:numPr>
        <w:jc w:val="both"/>
        <w:rPr>
          <w:sz w:val="20"/>
          <w:szCs w:val="20"/>
        </w:rPr>
      </w:pPr>
      <w:r w:rsidRPr="009758F3">
        <w:rPr>
          <w:b/>
          <w:bCs/>
          <w:sz w:val="20"/>
          <w:szCs w:val="20"/>
        </w:rPr>
        <w:t>Request Access to or Portability of Your Personal Information</w:t>
      </w:r>
      <w:r w:rsidRPr="009758F3">
        <w:rPr>
          <w:sz w:val="20"/>
          <w:szCs w:val="20"/>
        </w:rPr>
        <w:t>;</w:t>
      </w:r>
    </w:p>
    <w:p w14:paraId="09E0F6AC" w14:textId="3FDC88A7" w:rsidR="003A5534" w:rsidRPr="009758F3" w:rsidRDefault="003A5534" w:rsidP="00376926">
      <w:pPr>
        <w:pStyle w:val="ListParagraph"/>
        <w:ind w:left="720" w:firstLine="0"/>
        <w:jc w:val="both"/>
        <w:rPr>
          <w:sz w:val="20"/>
          <w:szCs w:val="20"/>
        </w:rPr>
      </w:pPr>
    </w:p>
    <w:p w14:paraId="09E0F6AD" w14:textId="76C9C515" w:rsidR="003A5534" w:rsidRPr="009758F3" w:rsidRDefault="00701156" w:rsidP="00376926">
      <w:pPr>
        <w:pStyle w:val="ListParagraph"/>
        <w:numPr>
          <w:ilvl w:val="0"/>
          <w:numId w:val="15"/>
        </w:numPr>
        <w:jc w:val="both"/>
        <w:rPr>
          <w:sz w:val="20"/>
          <w:szCs w:val="20"/>
        </w:rPr>
      </w:pPr>
      <w:r w:rsidRPr="009758F3">
        <w:rPr>
          <w:b/>
          <w:bCs/>
          <w:sz w:val="20"/>
          <w:szCs w:val="20"/>
        </w:rPr>
        <w:t xml:space="preserve">Request Correction of </w:t>
      </w:r>
      <w:r w:rsidR="0070535B" w:rsidRPr="009758F3">
        <w:rPr>
          <w:b/>
          <w:bCs/>
          <w:sz w:val="20"/>
          <w:szCs w:val="20"/>
        </w:rPr>
        <w:t>Y</w:t>
      </w:r>
      <w:r w:rsidRPr="009758F3">
        <w:rPr>
          <w:b/>
          <w:bCs/>
          <w:sz w:val="20"/>
          <w:szCs w:val="20"/>
        </w:rPr>
        <w:t xml:space="preserve">our </w:t>
      </w:r>
      <w:r w:rsidR="0070535B" w:rsidRPr="009758F3">
        <w:rPr>
          <w:b/>
          <w:bCs/>
          <w:sz w:val="20"/>
          <w:szCs w:val="20"/>
        </w:rPr>
        <w:t>P</w:t>
      </w:r>
      <w:r w:rsidRPr="009758F3">
        <w:rPr>
          <w:b/>
          <w:bCs/>
          <w:sz w:val="20"/>
          <w:szCs w:val="20"/>
        </w:rPr>
        <w:t xml:space="preserve">ersonal </w:t>
      </w:r>
      <w:r w:rsidR="0070535B" w:rsidRPr="009758F3">
        <w:rPr>
          <w:b/>
          <w:bCs/>
          <w:sz w:val="20"/>
          <w:szCs w:val="20"/>
        </w:rPr>
        <w:t>I</w:t>
      </w:r>
      <w:r w:rsidRPr="009758F3">
        <w:rPr>
          <w:b/>
          <w:bCs/>
          <w:sz w:val="20"/>
          <w:szCs w:val="20"/>
        </w:rPr>
        <w:t>nformation</w:t>
      </w:r>
      <w:r w:rsidRPr="009758F3">
        <w:rPr>
          <w:sz w:val="20"/>
          <w:szCs w:val="20"/>
        </w:rPr>
        <w:t>;</w:t>
      </w:r>
    </w:p>
    <w:p w14:paraId="09E0F6AE" w14:textId="359AAFF0" w:rsidR="003A5534" w:rsidRPr="009758F3" w:rsidRDefault="003A5534" w:rsidP="00376926">
      <w:pPr>
        <w:pStyle w:val="ListParagraph"/>
        <w:ind w:left="720" w:firstLine="0"/>
        <w:jc w:val="both"/>
        <w:rPr>
          <w:sz w:val="20"/>
          <w:szCs w:val="20"/>
        </w:rPr>
      </w:pPr>
    </w:p>
    <w:p w14:paraId="09E0F6AF" w14:textId="0135E311" w:rsidR="003A5534" w:rsidRPr="009758F3" w:rsidRDefault="00701156" w:rsidP="00376926">
      <w:pPr>
        <w:pStyle w:val="ListParagraph"/>
        <w:numPr>
          <w:ilvl w:val="0"/>
          <w:numId w:val="15"/>
        </w:numPr>
        <w:jc w:val="both"/>
        <w:rPr>
          <w:sz w:val="20"/>
          <w:szCs w:val="20"/>
        </w:rPr>
      </w:pPr>
      <w:r w:rsidRPr="009758F3">
        <w:rPr>
          <w:b/>
          <w:bCs/>
          <w:sz w:val="20"/>
          <w:szCs w:val="20"/>
        </w:rPr>
        <w:t xml:space="preserve">Request Deletion of </w:t>
      </w:r>
      <w:r w:rsidR="0070535B" w:rsidRPr="009758F3">
        <w:rPr>
          <w:b/>
          <w:bCs/>
          <w:sz w:val="20"/>
          <w:szCs w:val="20"/>
        </w:rPr>
        <w:t>Y</w:t>
      </w:r>
      <w:r w:rsidRPr="009758F3">
        <w:rPr>
          <w:b/>
          <w:bCs/>
          <w:sz w:val="20"/>
          <w:szCs w:val="20"/>
        </w:rPr>
        <w:t xml:space="preserve">our </w:t>
      </w:r>
      <w:r w:rsidR="0070535B" w:rsidRPr="009758F3">
        <w:rPr>
          <w:b/>
          <w:bCs/>
          <w:sz w:val="20"/>
          <w:szCs w:val="20"/>
        </w:rPr>
        <w:t>P</w:t>
      </w:r>
      <w:r w:rsidRPr="009758F3">
        <w:rPr>
          <w:b/>
          <w:bCs/>
          <w:sz w:val="20"/>
          <w:szCs w:val="20"/>
        </w:rPr>
        <w:t xml:space="preserve">ersonal </w:t>
      </w:r>
      <w:r w:rsidR="0070535B" w:rsidRPr="009758F3">
        <w:rPr>
          <w:b/>
          <w:bCs/>
          <w:sz w:val="20"/>
          <w:szCs w:val="20"/>
        </w:rPr>
        <w:t>I</w:t>
      </w:r>
      <w:r w:rsidRPr="009758F3">
        <w:rPr>
          <w:b/>
          <w:bCs/>
          <w:sz w:val="20"/>
          <w:szCs w:val="20"/>
        </w:rPr>
        <w:t>nformation</w:t>
      </w:r>
      <w:r w:rsidRPr="009758F3">
        <w:rPr>
          <w:sz w:val="20"/>
          <w:szCs w:val="20"/>
        </w:rPr>
        <w:t>;</w:t>
      </w:r>
    </w:p>
    <w:p w14:paraId="09E0F6B6" w14:textId="77777777" w:rsidR="003A5534" w:rsidRPr="009758F3" w:rsidRDefault="003A5534" w:rsidP="00376926">
      <w:pPr>
        <w:jc w:val="both"/>
        <w:rPr>
          <w:rFonts w:ascii="Calibri" w:hAnsi="Calibri" w:cs="Calibri"/>
          <w:sz w:val="20"/>
          <w:szCs w:val="20"/>
          <w:lang w:bidi="en-US"/>
        </w:rPr>
      </w:pPr>
    </w:p>
    <w:p w14:paraId="6591B252" w14:textId="428283E5" w:rsidR="009758F3" w:rsidRPr="009758F3" w:rsidRDefault="00701156" w:rsidP="00376926">
      <w:pPr>
        <w:jc w:val="both"/>
        <w:rPr>
          <w:rFonts w:ascii="Calibri" w:hAnsi="Calibri" w:cs="Calibri"/>
          <w:sz w:val="20"/>
          <w:szCs w:val="20"/>
          <w:lang w:bidi="en-US"/>
        </w:rPr>
      </w:pPr>
      <w:r w:rsidRPr="009758F3">
        <w:rPr>
          <w:rFonts w:ascii="Calibri" w:hAnsi="Calibri" w:cs="Calibri"/>
          <w:sz w:val="20"/>
          <w:szCs w:val="20"/>
          <w:lang w:bidi="en-US"/>
        </w:rPr>
        <w:lastRenderedPageBreak/>
        <w:t xml:space="preserve">If you would like to exercise any of these rights, please contact us as set forth in </w:t>
      </w:r>
      <w:r w:rsidRPr="009758F3">
        <w:rPr>
          <w:rFonts w:ascii="Calibri" w:hAnsi="Calibri" w:cs="Calibri"/>
          <w:bCs/>
          <w:sz w:val="20"/>
          <w:szCs w:val="20"/>
          <w:lang w:bidi="en-US"/>
        </w:rPr>
        <w:t>“</w:t>
      </w:r>
      <w:hyperlink w:anchor="CONTACT_US.68F" w:history="1">
        <w:r w:rsidRPr="009758F3">
          <w:rPr>
            <w:rStyle w:val="Hyperlink"/>
            <w:rFonts w:ascii="Calibri" w:hAnsi="Calibri" w:cs="Calibri"/>
            <w:bCs/>
            <w:sz w:val="20"/>
            <w:szCs w:val="20"/>
            <w:lang w:bidi="en-US"/>
          </w:rPr>
          <w:t>Contact Us</w:t>
        </w:r>
      </w:hyperlink>
      <w:r w:rsidRPr="009758F3">
        <w:rPr>
          <w:rFonts w:ascii="Calibri" w:hAnsi="Calibri" w:cs="Calibri"/>
          <w:bCs/>
          <w:sz w:val="20"/>
          <w:szCs w:val="20"/>
          <w:lang w:bidi="en-US"/>
        </w:rPr>
        <w:t>”</w:t>
      </w:r>
      <w:r w:rsidRPr="009758F3">
        <w:rPr>
          <w:rFonts w:ascii="Calibri" w:hAnsi="Calibri" w:cs="Calibri"/>
          <w:sz w:val="20"/>
          <w:szCs w:val="20"/>
          <w:lang w:bidi="en-US"/>
        </w:rPr>
        <w:t xml:space="preserve"> below. </w:t>
      </w:r>
    </w:p>
    <w:p w14:paraId="09E0F6C0" w14:textId="77777777" w:rsidR="003A5534" w:rsidRPr="009758F3" w:rsidRDefault="003A5534" w:rsidP="00376926">
      <w:pPr>
        <w:pStyle w:val="BodyText"/>
        <w:spacing w:after="0"/>
        <w:ind w:firstLine="0"/>
        <w:rPr>
          <w:rFonts w:ascii="Calibri" w:hAnsi="Calibri" w:cs="Calibri"/>
          <w:sz w:val="20"/>
          <w:szCs w:val="20"/>
          <w:lang w:bidi="en-US"/>
        </w:rPr>
      </w:pPr>
    </w:p>
    <w:p w14:paraId="09E0F6C1" w14:textId="77777777" w:rsidR="003A5534" w:rsidRPr="009758F3" w:rsidRDefault="00701156" w:rsidP="00376926">
      <w:pPr>
        <w:pStyle w:val="Heading1"/>
        <w:tabs>
          <w:tab w:val="num" w:pos="360"/>
        </w:tabs>
        <w:spacing w:after="0"/>
        <w:rPr>
          <w:rFonts w:ascii="Calibri" w:hAnsi="Calibri" w:cs="Calibri"/>
          <w:sz w:val="20"/>
          <w:szCs w:val="20"/>
        </w:rPr>
      </w:pPr>
      <w:bookmarkStart w:id="188" w:name="_Toc94797843"/>
      <w:bookmarkStart w:id="189" w:name="_Toc142039410"/>
      <w:bookmarkStart w:id="190" w:name="_Toc224722819"/>
      <w:r w:rsidRPr="009758F3">
        <w:rPr>
          <w:rFonts w:ascii="Calibri" w:hAnsi="Calibri" w:cs="Calibri"/>
          <w:sz w:val="20"/>
          <w:szCs w:val="20"/>
        </w:rPr>
        <w:t>INTERNATIONAL TRANSFERS</w:t>
      </w:r>
      <w:bookmarkEnd w:id="188"/>
      <w:r w:rsidRPr="009758F3">
        <w:rPr>
          <w:rFonts w:ascii="Calibri" w:hAnsi="Calibri" w:cs="Calibri"/>
          <w:sz w:val="20"/>
          <w:szCs w:val="20"/>
        </w:rPr>
        <w:t xml:space="preserve"> OF PERSONAL INFORMATION</w:t>
      </w:r>
      <w:bookmarkEnd w:id="189"/>
      <w:bookmarkEnd w:id="190"/>
    </w:p>
    <w:p w14:paraId="09E0F6C2" w14:textId="77777777" w:rsidR="003A5534" w:rsidRPr="009758F3" w:rsidRDefault="003A5534" w:rsidP="00376926">
      <w:pPr>
        <w:jc w:val="both"/>
        <w:rPr>
          <w:rFonts w:ascii="Calibri" w:hAnsi="Calibri" w:cs="Calibri"/>
          <w:sz w:val="20"/>
          <w:szCs w:val="20"/>
        </w:rPr>
      </w:pPr>
    </w:p>
    <w:p w14:paraId="09E0F6C3" w14:textId="4EBFD8EB" w:rsidR="003A5534" w:rsidRPr="00345C90" w:rsidRDefault="00701156" w:rsidP="00376926">
      <w:pPr>
        <w:jc w:val="both"/>
        <w:rPr>
          <w:rFonts w:ascii="Calibri" w:hAnsi="Calibri" w:cs="Calibri"/>
          <w:sz w:val="20"/>
          <w:szCs w:val="20"/>
        </w:rPr>
      </w:pPr>
      <w:r w:rsidRPr="009758F3">
        <w:rPr>
          <w:rFonts w:ascii="Calibri" w:hAnsi="Calibri" w:cs="Calibri"/>
          <w:sz w:val="20"/>
          <w:szCs w:val="20"/>
        </w:rPr>
        <w:t>All personal information processed by us may be transferred, processed, and stored anywhere in the world, including, but not limited to, the United States or other countries, which may have data protection laws that are different from the laws where you live</w:t>
      </w:r>
      <w:r w:rsidRPr="00345C90">
        <w:rPr>
          <w:rFonts w:ascii="Calibri" w:hAnsi="Calibri" w:cs="Calibri"/>
          <w:sz w:val="20"/>
          <w:szCs w:val="20"/>
        </w:rPr>
        <w:t xml:space="preserve">. </w:t>
      </w:r>
    </w:p>
    <w:p w14:paraId="09E0F6C6" w14:textId="77777777" w:rsidR="003A5534" w:rsidRPr="00345C90" w:rsidRDefault="003A5534" w:rsidP="00376926">
      <w:pPr>
        <w:jc w:val="both"/>
        <w:rPr>
          <w:rFonts w:ascii="Calibri" w:eastAsia="Times New Roman" w:hAnsi="Calibri" w:cs="Calibri"/>
          <w:sz w:val="20"/>
          <w:szCs w:val="20"/>
        </w:rPr>
      </w:pPr>
    </w:p>
    <w:p w14:paraId="09E0F6C8" w14:textId="3C0A3FC1" w:rsidR="003A5534" w:rsidRPr="00C86B01" w:rsidRDefault="00701156" w:rsidP="00376926">
      <w:pPr>
        <w:jc w:val="both"/>
        <w:rPr>
          <w:rFonts w:ascii="Calibri" w:eastAsia="Times New Roman" w:hAnsi="Calibri" w:cs="Calibri"/>
          <w:sz w:val="20"/>
          <w:szCs w:val="20"/>
        </w:rPr>
      </w:pPr>
      <w:r w:rsidRPr="00345C90">
        <w:rPr>
          <w:rFonts w:ascii="Calibri" w:eastAsia="Times New Roman" w:hAnsi="Calibri" w:cs="Calibri"/>
          <w:sz w:val="20"/>
          <w:szCs w:val="20"/>
        </w:rPr>
        <w:t>For more information about the safeguards we use for international transfers of your personal information, please contact us as set forth below.</w:t>
      </w:r>
    </w:p>
    <w:p w14:paraId="22882B47" w14:textId="77777777" w:rsidR="00C03E20" w:rsidRPr="00C86B01" w:rsidRDefault="00C03E20" w:rsidP="00376926">
      <w:pPr>
        <w:jc w:val="both"/>
        <w:rPr>
          <w:rFonts w:ascii="Calibri" w:hAnsi="Calibri" w:cs="Calibri"/>
          <w:sz w:val="20"/>
          <w:szCs w:val="20"/>
        </w:rPr>
      </w:pPr>
      <w:bookmarkStart w:id="191" w:name="_Toc94797844"/>
      <w:bookmarkStart w:id="192" w:name="_Toc142039411"/>
    </w:p>
    <w:p w14:paraId="09E0F6C9" w14:textId="07AADBDA" w:rsidR="003A5534" w:rsidRPr="00C86B01" w:rsidRDefault="00701156" w:rsidP="00880785">
      <w:pPr>
        <w:pStyle w:val="Heading1"/>
        <w:tabs>
          <w:tab w:val="num" w:pos="360"/>
        </w:tabs>
        <w:spacing w:after="0"/>
        <w:rPr>
          <w:rFonts w:ascii="Calibri" w:hAnsi="Calibri" w:cs="Calibri"/>
          <w:sz w:val="20"/>
          <w:szCs w:val="20"/>
        </w:rPr>
      </w:pPr>
      <w:bookmarkStart w:id="193" w:name="_Toc224722820"/>
      <w:r w:rsidRPr="00C86B01">
        <w:rPr>
          <w:rFonts w:ascii="Calibri" w:hAnsi="Calibri" w:cs="Calibri"/>
          <w:sz w:val="20"/>
          <w:szCs w:val="20"/>
        </w:rPr>
        <w:t>RETENTION OF PERSONAL INFORMATION</w:t>
      </w:r>
      <w:bookmarkEnd w:id="191"/>
      <w:bookmarkEnd w:id="192"/>
      <w:bookmarkEnd w:id="193"/>
    </w:p>
    <w:p w14:paraId="71993229" w14:textId="77777777" w:rsidR="00886B15" w:rsidRPr="00C86B01" w:rsidRDefault="00886B15" w:rsidP="00880785">
      <w:pPr>
        <w:jc w:val="both"/>
        <w:rPr>
          <w:rFonts w:ascii="Calibri" w:hAnsi="Calibri" w:cs="Calibri"/>
          <w:sz w:val="20"/>
          <w:szCs w:val="20"/>
        </w:rPr>
      </w:pPr>
    </w:p>
    <w:p w14:paraId="09E0F6CB" w14:textId="339F73B8" w:rsidR="003A5534" w:rsidRPr="00C86B01" w:rsidRDefault="00701156" w:rsidP="00376926">
      <w:pPr>
        <w:jc w:val="both"/>
        <w:rPr>
          <w:rFonts w:ascii="Calibri" w:hAnsi="Calibri" w:cs="Calibri"/>
          <w:sz w:val="20"/>
          <w:szCs w:val="20"/>
        </w:rPr>
      </w:pPr>
      <w:commentRangeStart w:id="194"/>
      <w:r w:rsidRPr="00C86B01">
        <w:rPr>
          <w:rFonts w:ascii="Calibri" w:hAnsi="Calibri" w:cs="Calibri"/>
          <w:sz w:val="20"/>
          <w:szCs w:val="20"/>
        </w:rPr>
        <w:t>We</w:t>
      </w:r>
      <w:del w:id="195" w:author="Fenwick" w:date="2026-03-30T17:57:00Z" w16du:dateUtc="2026-03-30T21:57:00Z">
        <w:r w:rsidRPr="00C86B01" w:rsidDel="008E3E2A">
          <w:rPr>
            <w:rFonts w:ascii="Calibri" w:hAnsi="Calibri" w:cs="Calibri"/>
            <w:sz w:val="20"/>
            <w:szCs w:val="20"/>
          </w:rPr>
          <w:delText xml:space="preserve"> store</w:delText>
        </w:r>
      </w:del>
      <w:ins w:id="196" w:author="Fenwick" w:date="2026-03-30T17:57:00Z" w16du:dateUtc="2026-03-30T21:57:00Z">
        <w:r w:rsidR="008E3E2A">
          <w:rPr>
            <w:rFonts w:ascii="Calibri" w:hAnsi="Calibri" w:cs="Calibri"/>
            <w:sz w:val="20"/>
            <w:szCs w:val="20"/>
          </w:rPr>
          <w:t xml:space="preserve"> will not retain</w:t>
        </w:r>
      </w:ins>
      <w:r w:rsidRPr="00C86B01">
        <w:rPr>
          <w:rFonts w:ascii="Calibri" w:hAnsi="Calibri" w:cs="Calibri"/>
          <w:sz w:val="20"/>
          <w:szCs w:val="20"/>
        </w:rPr>
        <w:t xml:space="preserve"> </w:t>
      </w:r>
      <w:del w:id="197" w:author="Fenwick" w:date="2026-03-30T17:57:00Z" w16du:dateUtc="2026-03-30T21:57:00Z">
        <w:r w:rsidRPr="00C86B01" w:rsidDel="008E3E2A">
          <w:rPr>
            <w:rFonts w:ascii="Calibri" w:hAnsi="Calibri" w:cs="Calibri"/>
            <w:sz w:val="20"/>
            <w:szCs w:val="20"/>
          </w:rPr>
          <w:delText>the</w:delText>
        </w:r>
      </w:del>
      <w:r w:rsidRPr="00C86B01">
        <w:rPr>
          <w:rFonts w:ascii="Calibri" w:hAnsi="Calibri" w:cs="Calibri"/>
          <w:sz w:val="20"/>
          <w:szCs w:val="20"/>
        </w:rPr>
        <w:t xml:space="preserve"> personal information we collect as described in this Privacy Notice </w:t>
      </w:r>
      <w:ins w:id="198" w:author="Fenwick" w:date="2026-03-30T17:57:00Z" w16du:dateUtc="2026-03-30T21:57:00Z">
        <w:r w:rsidR="008E3E2A">
          <w:rPr>
            <w:rFonts w:ascii="Calibri" w:hAnsi="Calibri" w:cs="Calibri"/>
            <w:sz w:val="20"/>
            <w:szCs w:val="20"/>
          </w:rPr>
          <w:t>longer than necessary to provide the Services.</w:t>
        </w:r>
      </w:ins>
      <w:commentRangeEnd w:id="194"/>
      <w:ins w:id="199" w:author="Fenwick" w:date="2026-03-30T17:58:00Z" w16du:dateUtc="2026-03-30T21:58:00Z">
        <w:r w:rsidR="008E3E2A">
          <w:rPr>
            <w:rStyle w:val="CommentReference"/>
          </w:rPr>
          <w:commentReference w:id="194"/>
        </w:r>
      </w:ins>
      <w:ins w:id="200" w:author="Fenwick" w:date="2026-03-30T17:57:00Z" w16du:dateUtc="2026-03-30T21:57:00Z">
        <w:r w:rsidR="008E3E2A">
          <w:rPr>
            <w:rFonts w:ascii="Calibri" w:hAnsi="Calibri" w:cs="Calibri"/>
            <w:sz w:val="20"/>
            <w:szCs w:val="20"/>
          </w:rPr>
          <w:t xml:space="preserve"> </w:t>
        </w:r>
      </w:ins>
      <w:del w:id="201" w:author="Fenwick" w:date="2026-03-30T17:57:00Z" w16du:dateUtc="2026-03-30T21:57:00Z">
        <w:r w:rsidRPr="00C86B01" w:rsidDel="008E3E2A">
          <w:rPr>
            <w:rFonts w:ascii="Calibri" w:hAnsi="Calibri" w:cs="Calibri"/>
            <w:sz w:val="20"/>
            <w:szCs w:val="20"/>
          </w:rPr>
          <w:delText xml:space="preserve">for as long as you use the </w:delText>
        </w:r>
        <w:r w:rsidR="00625FB6" w:rsidDel="008E3E2A">
          <w:rPr>
            <w:rFonts w:ascii="Calibri" w:hAnsi="Calibri" w:cs="Calibri"/>
            <w:sz w:val="20"/>
            <w:szCs w:val="20"/>
          </w:rPr>
          <w:delText>Services</w:delText>
        </w:r>
        <w:r w:rsidRPr="00C86B01" w:rsidDel="008E3E2A">
          <w:rPr>
            <w:rFonts w:ascii="Calibri" w:hAnsi="Calibri" w:cs="Calibri"/>
            <w:sz w:val="20"/>
            <w:szCs w:val="20"/>
          </w:rPr>
          <w:delText>,</w:delText>
        </w:r>
        <w:r w:rsidR="004441F1" w:rsidRPr="00C86B01" w:rsidDel="008E3E2A">
          <w:rPr>
            <w:rFonts w:ascii="Calibri" w:hAnsi="Calibri" w:cs="Calibri"/>
            <w:sz w:val="20"/>
            <w:szCs w:val="20"/>
          </w:rPr>
          <w:delText xml:space="preserve"> or</w:delText>
        </w:r>
        <w:r w:rsidRPr="00C86B01" w:rsidDel="008E3E2A">
          <w:rPr>
            <w:rFonts w:ascii="Calibri" w:hAnsi="Calibri" w:cs="Calibri"/>
            <w:sz w:val="20"/>
            <w:szCs w:val="20"/>
          </w:rPr>
          <w:delText xml:space="preserve"> </w:delText>
        </w:r>
        <w:r w:rsidR="00F75155" w:rsidRPr="00C86B01" w:rsidDel="008E3E2A">
          <w:rPr>
            <w:rFonts w:ascii="Calibri" w:hAnsi="Calibri" w:cs="Calibri"/>
            <w:sz w:val="20"/>
            <w:szCs w:val="20"/>
          </w:rPr>
          <w:delText xml:space="preserve">as long </w:delText>
        </w:r>
        <w:r w:rsidRPr="00C86B01" w:rsidDel="008E3E2A">
          <w:rPr>
            <w:rFonts w:ascii="Calibri" w:hAnsi="Calibri" w:cs="Calibri"/>
            <w:sz w:val="20"/>
            <w:szCs w:val="20"/>
          </w:rPr>
          <w:delText>as necessary</w:delText>
        </w:r>
        <w:r w:rsidR="004441F1" w:rsidRPr="00C86B01" w:rsidDel="008E3E2A">
          <w:rPr>
            <w:rFonts w:ascii="Calibri" w:hAnsi="Calibri" w:cs="Calibri"/>
            <w:sz w:val="20"/>
            <w:szCs w:val="20"/>
          </w:rPr>
          <w:delText xml:space="preserve"> </w:delText>
        </w:r>
        <w:r w:rsidRPr="00C86B01" w:rsidDel="008E3E2A">
          <w:rPr>
            <w:rFonts w:ascii="Calibri" w:hAnsi="Calibri" w:cs="Calibri"/>
            <w:sz w:val="20"/>
            <w:szCs w:val="20"/>
          </w:rPr>
          <w:delText>to fulfill the purpose(s) for which it was collected</w:delText>
        </w:r>
        <w:r w:rsidR="004441F1" w:rsidRPr="00C86B01" w:rsidDel="008E3E2A">
          <w:rPr>
            <w:rFonts w:ascii="Calibri" w:hAnsi="Calibri" w:cs="Calibri"/>
            <w:sz w:val="20"/>
            <w:szCs w:val="20"/>
          </w:rPr>
          <w:delText>,</w:delText>
        </w:r>
        <w:r w:rsidR="00376926" w:rsidRPr="00C86B01" w:rsidDel="008E3E2A">
          <w:rPr>
            <w:rFonts w:ascii="Calibri" w:hAnsi="Calibri" w:cs="Calibri"/>
            <w:sz w:val="20"/>
            <w:szCs w:val="20"/>
          </w:rPr>
          <w:delText xml:space="preserve"> </w:delText>
        </w:r>
        <w:r w:rsidR="004441F1" w:rsidRPr="00C86B01" w:rsidDel="008E3E2A">
          <w:rPr>
            <w:rFonts w:ascii="Calibri" w:hAnsi="Calibri" w:cs="Calibri"/>
            <w:sz w:val="20"/>
            <w:szCs w:val="20"/>
          </w:rPr>
          <w:delText>or</w:delText>
        </w:r>
        <w:r w:rsidR="00376926" w:rsidRPr="00C86B01" w:rsidDel="008E3E2A">
          <w:rPr>
            <w:rFonts w:ascii="Calibri" w:hAnsi="Calibri" w:cs="Calibri"/>
            <w:sz w:val="20"/>
            <w:szCs w:val="20"/>
          </w:rPr>
          <w:delText xml:space="preserve"> </w:delText>
        </w:r>
        <w:r w:rsidR="00F75155" w:rsidRPr="00C86B01" w:rsidDel="008E3E2A">
          <w:rPr>
            <w:rFonts w:ascii="Calibri" w:hAnsi="Calibri" w:cs="Calibri"/>
            <w:sz w:val="20"/>
            <w:szCs w:val="20"/>
          </w:rPr>
          <w:delText xml:space="preserve">as long as necessary to </w:delText>
        </w:r>
        <w:r w:rsidR="00BB2BB9" w:rsidRPr="00C86B01" w:rsidDel="008E3E2A">
          <w:rPr>
            <w:rFonts w:ascii="Calibri" w:hAnsi="Calibri" w:cs="Calibri"/>
            <w:sz w:val="20"/>
            <w:szCs w:val="20"/>
          </w:rPr>
          <w:delText xml:space="preserve">pursue </w:delText>
        </w:r>
        <w:r w:rsidR="00376926" w:rsidRPr="00C86B01" w:rsidDel="008E3E2A">
          <w:rPr>
            <w:rFonts w:ascii="Calibri" w:hAnsi="Calibri" w:cs="Calibri"/>
            <w:sz w:val="20"/>
            <w:szCs w:val="20"/>
          </w:rPr>
          <w:delText xml:space="preserve">our </w:delText>
        </w:r>
        <w:r w:rsidR="00BB2BB9" w:rsidRPr="00C86B01" w:rsidDel="008E3E2A">
          <w:rPr>
            <w:rFonts w:ascii="Calibri" w:hAnsi="Calibri" w:cs="Calibri"/>
            <w:sz w:val="20"/>
            <w:szCs w:val="20"/>
          </w:rPr>
          <w:delText>business purposes</w:delText>
        </w:r>
        <w:r w:rsidRPr="00C86B01" w:rsidDel="008E3E2A">
          <w:rPr>
            <w:rFonts w:ascii="Calibri" w:hAnsi="Calibri" w:cs="Calibri"/>
            <w:sz w:val="20"/>
            <w:szCs w:val="20"/>
          </w:rPr>
          <w:delText>.</w:delText>
        </w:r>
      </w:del>
    </w:p>
    <w:p w14:paraId="09E0F6CC" w14:textId="77777777" w:rsidR="003A5534" w:rsidRPr="00C86B01" w:rsidRDefault="003A5534" w:rsidP="00376926">
      <w:pPr>
        <w:jc w:val="both"/>
        <w:rPr>
          <w:rFonts w:ascii="Calibri" w:hAnsi="Calibri" w:cs="Calibri"/>
          <w:sz w:val="20"/>
          <w:szCs w:val="20"/>
        </w:rPr>
      </w:pPr>
    </w:p>
    <w:p w14:paraId="09E0F6CE" w14:textId="2BDBC762" w:rsidR="003A5534" w:rsidRPr="00C86B01" w:rsidRDefault="00701156" w:rsidP="00C86B01">
      <w:pPr>
        <w:spacing w:after="240"/>
        <w:jc w:val="both"/>
        <w:rPr>
          <w:rFonts w:ascii="Calibri" w:hAnsi="Calibri" w:cs="Calibri"/>
          <w:sz w:val="20"/>
          <w:szCs w:val="20"/>
        </w:rPr>
      </w:pPr>
      <w:r w:rsidRPr="00C86B01">
        <w:rPr>
          <w:rFonts w:ascii="Calibri" w:hAnsi="Calibri" w:cs="Calibri"/>
          <w:sz w:val="20"/>
          <w:szCs w:val="20"/>
        </w:rPr>
        <w:t>To determine the appropriate retention period for personal information, we may consider applicable legal requirements</w:t>
      </w:r>
      <w:r w:rsidR="00CA7ED6" w:rsidRPr="00C86B01">
        <w:rPr>
          <w:rFonts w:ascii="Calibri" w:hAnsi="Calibri" w:cs="Calibri"/>
          <w:sz w:val="20"/>
          <w:szCs w:val="20"/>
        </w:rPr>
        <w:t>;</w:t>
      </w:r>
      <w:r w:rsidRPr="00C86B01">
        <w:rPr>
          <w:rFonts w:ascii="Calibri" w:hAnsi="Calibri" w:cs="Calibri"/>
          <w:sz w:val="20"/>
          <w:szCs w:val="20"/>
        </w:rPr>
        <w:t xml:space="preserve"> the amount, nature, and sensitivity of </w:t>
      </w:r>
      <w:proofErr w:type="gramStart"/>
      <w:r w:rsidRPr="00C86B01">
        <w:rPr>
          <w:rFonts w:ascii="Calibri" w:hAnsi="Calibri" w:cs="Calibri"/>
          <w:sz w:val="20"/>
          <w:szCs w:val="20"/>
        </w:rPr>
        <w:t>the personal</w:t>
      </w:r>
      <w:proofErr w:type="gramEnd"/>
      <w:r w:rsidRPr="00C86B01">
        <w:rPr>
          <w:rFonts w:ascii="Calibri" w:hAnsi="Calibri" w:cs="Calibri"/>
          <w:sz w:val="20"/>
          <w:szCs w:val="20"/>
        </w:rPr>
        <w:t xml:space="preserve"> information</w:t>
      </w:r>
      <w:r w:rsidR="00CA7ED6" w:rsidRPr="00C86B01">
        <w:rPr>
          <w:rFonts w:ascii="Calibri" w:hAnsi="Calibri" w:cs="Calibri"/>
          <w:sz w:val="20"/>
          <w:szCs w:val="20"/>
        </w:rPr>
        <w:t>;</w:t>
      </w:r>
      <w:r w:rsidRPr="00C86B01">
        <w:rPr>
          <w:rFonts w:ascii="Calibri" w:hAnsi="Calibri" w:cs="Calibri"/>
          <w:sz w:val="20"/>
          <w:szCs w:val="20"/>
        </w:rPr>
        <w:t xml:space="preserve"> certain risk factors</w:t>
      </w:r>
      <w:r w:rsidR="00CA7ED6" w:rsidRPr="00C86B01">
        <w:rPr>
          <w:rFonts w:ascii="Calibri" w:hAnsi="Calibri" w:cs="Calibri"/>
          <w:sz w:val="20"/>
          <w:szCs w:val="20"/>
        </w:rPr>
        <w:t>;</w:t>
      </w:r>
      <w:r w:rsidRPr="00C86B01">
        <w:rPr>
          <w:rFonts w:ascii="Calibri" w:hAnsi="Calibri" w:cs="Calibri"/>
          <w:sz w:val="20"/>
          <w:szCs w:val="20"/>
        </w:rPr>
        <w:t xml:space="preserve"> the purposes for which we process your personal information</w:t>
      </w:r>
      <w:r w:rsidR="00CA7ED6" w:rsidRPr="00C86B01">
        <w:rPr>
          <w:rFonts w:ascii="Calibri" w:hAnsi="Calibri" w:cs="Calibri"/>
          <w:sz w:val="20"/>
          <w:szCs w:val="20"/>
        </w:rPr>
        <w:t>;</w:t>
      </w:r>
      <w:r w:rsidRPr="00C86B01">
        <w:rPr>
          <w:rFonts w:ascii="Calibri" w:hAnsi="Calibri" w:cs="Calibri"/>
          <w:sz w:val="20"/>
          <w:szCs w:val="20"/>
        </w:rPr>
        <w:t xml:space="preserve"> and whether we</w:t>
      </w:r>
      <w:r w:rsidRPr="009758F3">
        <w:rPr>
          <w:rFonts w:ascii="Calibri" w:hAnsi="Calibri" w:cs="Calibri"/>
          <w:sz w:val="20"/>
          <w:szCs w:val="20"/>
        </w:rPr>
        <w:t xml:space="preserve"> can achieve those purposes through other means.</w:t>
      </w:r>
      <w:bookmarkStart w:id="202" w:name="_Toc136442070"/>
    </w:p>
    <w:p w14:paraId="09E0F707" w14:textId="0655FD1C" w:rsidR="003A5534" w:rsidRPr="009758F3" w:rsidRDefault="00701156" w:rsidP="00376926">
      <w:pPr>
        <w:pStyle w:val="Heading1"/>
        <w:tabs>
          <w:tab w:val="num" w:pos="360"/>
          <w:tab w:val="left" w:pos="540"/>
        </w:tabs>
        <w:spacing w:after="0"/>
        <w:rPr>
          <w:rFonts w:ascii="Calibri" w:hAnsi="Calibri" w:cs="Calibri"/>
          <w:sz w:val="20"/>
          <w:szCs w:val="20"/>
        </w:rPr>
      </w:pPr>
      <w:bookmarkStart w:id="203" w:name="_Toc94797847"/>
      <w:bookmarkStart w:id="204" w:name="_Toc142039414"/>
      <w:bookmarkStart w:id="205" w:name="_Toc224722821"/>
      <w:bookmarkEnd w:id="202"/>
      <w:r w:rsidRPr="009758F3">
        <w:rPr>
          <w:rFonts w:ascii="Calibri" w:hAnsi="Calibri" w:cs="Calibri"/>
          <w:sz w:val="20"/>
          <w:szCs w:val="20"/>
        </w:rPr>
        <w:t xml:space="preserve">CHILDREN’S </w:t>
      </w:r>
      <w:r w:rsidR="00040085" w:rsidRPr="009758F3">
        <w:rPr>
          <w:rFonts w:ascii="Calibri" w:hAnsi="Calibri" w:cs="Calibri"/>
          <w:sz w:val="20"/>
          <w:szCs w:val="20"/>
        </w:rPr>
        <w:t xml:space="preserve">PERSONAL </w:t>
      </w:r>
      <w:r w:rsidRPr="009758F3">
        <w:rPr>
          <w:rFonts w:ascii="Calibri" w:hAnsi="Calibri" w:cs="Calibri"/>
          <w:sz w:val="20"/>
          <w:szCs w:val="20"/>
        </w:rPr>
        <w:t>INFORMATION</w:t>
      </w:r>
      <w:bookmarkEnd w:id="203"/>
      <w:bookmarkEnd w:id="204"/>
      <w:bookmarkEnd w:id="205"/>
    </w:p>
    <w:p w14:paraId="09E0F708" w14:textId="5DAC77E9" w:rsidR="003A5534" w:rsidRPr="009758F3" w:rsidRDefault="00701156" w:rsidP="00376926">
      <w:pPr>
        <w:jc w:val="both"/>
        <w:rPr>
          <w:rFonts w:ascii="Calibri" w:eastAsia="Times New Roman" w:hAnsi="Calibri" w:cs="Calibri"/>
          <w:sz w:val="20"/>
          <w:szCs w:val="20"/>
        </w:rPr>
      </w:pPr>
      <w:r w:rsidRPr="009758F3">
        <w:rPr>
          <w:rFonts w:ascii="Calibri" w:eastAsia="Times New Roman" w:hAnsi="Calibri" w:cs="Calibri"/>
          <w:sz w:val="20"/>
          <w:szCs w:val="20"/>
        </w:rPr>
        <w:br/>
        <w:t xml:space="preserve">The </w:t>
      </w:r>
      <w:r w:rsidR="006E540A">
        <w:rPr>
          <w:rFonts w:ascii="Calibri" w:eastAsia="Times New Roman" w:hAnsi="Calibri" w:cs="Calibri"/>
          <w:sz w:val="20"/>
          <w:szCs w:val="20"/>
        </w:rPr>
        <w:t>Services</w:t>
      </w:r>
      <w:r w:rsidR="006E540A" w:rsidRPr="009758F3">
        <w:rPr>
          <w:rFonts w:ascii="Calibri" w:eastAsia="Times New Roman" w:hAnsi="Calibri" w:cs="Calibri"/>
          <w:sz w:val="20"/>
          <w:szCs w:val="20"/>
        </w:rPr>
        <w:t xml:space="preserve"> </w:t>
      </w:r>
      <w:r w:rsidRPr="009758F3">
        <w:rPr>
          <w:rFonts w:ascii="Calibri" w:eastAsia="Times New Roman" w:hAnsi="Calibri" w:cs="Calibri"/>
          <w:sz w:val="20"/>
          <w:szCs w:val="20"/>
        </w:rPr>
        <w:t xml:space="preserve">are not directed to children under </w:t>
      </w:r>
      <w:r w:rsidR="00C86B01">
        <w:rPr>
          <w:rFonts w:ascii="Calibri" w:eastAsia="Times New Roman" w:hAnsi="Calibri" w:cs="Calibri"/>
          <w:sz w:val="20"/>
          <w:szCs w:val="20"/>
        </w:rPr>
        <w:t>18</w:t>
      </w:r>
      <w:r w:rsidRPr="009758F3">
        <w:rPr>
          <w:rFonts w:ascii="Calibri" w:eastAsia="Times New Roman" w:hAnsi="Calibri" w:cs="Calibri"/>
          <w:sz w:val="20"/>
          <w:szCs w:val="20"/>
        </w:rPr>
        <w:t>, and we do not knowingly collect personal information from children.</w:t>
      </w:r>
    </w:p>
    <w:p w14:paraId="09E0F709" w14:textId="77777777" w:rsidR="003A5534" w:rsidRPr="009758F3" w:rsidRDefault="003A5534" w:rsidP="00376926">
      <w:pPr>
        <w:jc w:val="both"/>
        <w:rPr>
          <w:rFonts w:ascii="Calibri" w:eastAsia="Times New Roman" w:hAnsi="Calibri" w:cs="Calibri"/>
          <w:sz w:val="20"/>
          <w:szCs w:val="20"/>
        </w:rPr>
      </w:pPr>
    </w:p>
    <w:p w14:paraId="09E0F70A" w14:textId="40BE3134" w:rsidR="003A5534" w:rsidRPr="009758F3" w:rsidRDefault="00701156" w:rsidP="00376926">
      <w:pPr>
        <w:jc w:val="both"/>
        <w:rPr>
          <w:rFonts w:ascii="Calibri" w:eastAsia="Times New Roman" w:hAnsi="Calibri" w:cs="Calibri"/>
          <w:sz w:val="20"/>
          <w:szCs w:val="20"/>
        </w:rPr>
      </w:pPr>
      <w:r w:rsidRPr="009758F3">
        <w:rPr>
          <w:rFonts w:ascii="Calibri" w:eastAsia="Times New Roman" w:hAnsi="Calibri" w:cs="Calibri"/>
          <w:sz w:val="20"/>
          <w:szCs w:val="20"/>
        </w:rPr>
        <w:t xml:space="preserve">If you are a parent or guardian and believe </w:t>
      </w:r>
      <w:r w:rsidR="0010182E">
        <w:rPr>
          <w:rFonts w:ascii="Calibri" w:eastAsia="Times New Roman" w:hAnsi="Calibri" w:cs="Calibri"/>
          <w:sz w:val="20"/>
          <w:szCs w:val="20"/>
        </w:rPr>
        <w:t xml:space="preserve">that </w:t>
      </w:r>
      <w:r w:rsidRPr="009758F3">
        <w:rPr>
          <w:rFonts w:ascii="Calibri" w:eastAsia="Times New Roman" w:hAnsi="Calibri" w:cs="Calibri"/>
          <w:sz w:val="20"/>
          <w:szCs w:val="20"/>
        </w:rPr>
        <w:t xml:space="preserve">your child has uploaded personal information to the </w:t>
      </w:r>
      <w:r w:rsidR="00B01FAC">
        <w:rPr>
          <w:rFonts w:ascii="Calibri" w:eastAsia="Times New Roman" w:hAnsi="Calibri" w:cs="Calibri"/>
          <w:sz w:val="20"/>
          <w:szCs w:val="20"/>
        </w:rPr>
        <w:t>Services</w:t>
      </w:r>
      <w:r w:rsidR="00B01FAC" w:rsidRPr="009758F3">
        <w:rPr>
          <w:rFonts w:ascii="Calibri" w:eastAsia="Times New Roman" w:hAnsi="Calibri" w:cs="Calibri"/>
          <w:sz w:val="20"/>
          <w:szCs w:val="20"/>
        </w:rPr>
        <w:t xml:space="preserve"> </w:t>
      </w:r>
      <w:r w:rsidRPr="009758F3">
        <w:rPr>
          <w:rFonts w:ascii="Calibri" w:eastAsia="Times New Roman" w:hAnsi="Calibri" w:cs="Calibri"/>
          <w:sz w:val="20"/>
          <w:szCs w:val="20"/>
        </w:rPr>
        <w:t xml:space="preserve">in violation of applicable law, you may contact us as described </w:t>
      </w:r>
      <w:r w:rsidRPr="009758F3">
        <w:rPr>
          <w:rFonts w:ascii="Calibri" w:hAnsi="Calibri" w:cs="Calibri"/>
          <w:sz w:val="20"/>
          <w:szCs w:val="20"/>
          <w:lang w:bidi="en-US"/>
        </w:rPr>
        <w:t xml:space="preserve">in </w:t>
      </w:r>
      <w:r w:rsidRPr="009758F3">
        <w:rPr>
          <w:rFonts w:ascii="Calibri" w:hAnsi="Calibri" w:cs="Calibri"/>
          <w:bCs/>
          <w:sz w:val="20"/>
          <w:szCs w:val="20"/>
          <w:lang w:bidi="en-US"/>
        </w:rPr>
        <w:t>“</w:t>
      </w:r>
      <w:hyperlink w:anchor="CONTACT_US.68F" w:history="1">
        <w:r w:rsidRPr="009758F3">
          <w:rPr>
            <w:rStyle w:val="Hyperlink"/>
            <w:rFonts w:ascii="Calibri" w:hAnsi="Calibri" w:cs="Calibri"/>
            <w:bCs/>
            <w:sz w:val="20"/>
            <w:szCs w:val="20"/>
            <w:lang w:bidi="en-US"/>
          </w:rPr>
          <w:t>Contact Us</w:t>
        </w:r>
      </w:hyperlink>
      <w:r w:rsidRPr="009758F3">
        <w:rPr>
          <w:rFonts w:ascii="Calibri" w:hAnsi="Calibri" w:cs="Calibri"/>
          <w:bCs/>
          <w:sz w:val="20"/>
          <w:szCs w:val="20"/>
          <w:lang w:bidi="en-US"/>
        </w:rPr>
        <w:t>”</w:t>
      </w:r>
      <w:r w:rsidRPr="009758F3">
        <w:rPr>
          <w:rFonts w:ascii="Calibri" w:hAnsi="Calibri" w:cs="Calibri"/>
          <w:sz w:val="20"/>
          <w:szCs w:val="20"/>
          <w:lang w:bidi="en-US"/>
        </w:rPr>
        <w:t xml:space="preserve"> </w:t>
      </w:r>
      <w:r w:rsidRPr="009758F3">
        <w:rPr>
          <w:rFonts w:ascii="Calibri" w:eastAsia="Times New Roman" w:hAnsi="Calibri" w:cs="Calibri"/>
          <w:sz w:val="20"/>
          <w:szCs w:val="20"/>
        </w:rPr>
        <w:t>below.</w:t>
      </w:r>
    </w:p>
    <w:p w14:paraId="09E0F70F" w14:textId="77777777" w:rsidR="003A5534" w:rsidRPr="009758F3" w:rsidRDefault="003A5534" w:rsidP="008E3F20">
      <w:pPr>
        <w:tabs>
          <w:tab w:val="left" w:pos="0"/>
          <w:tab w:val="left" w:pos="720"/>
        </w:tabs>
        <w:jc w:val="both"/>
        <w:rPr>
          <w:rFonts w:ascii="Calibri" w:hAnsi="Calibri" w:cs="Calibri"/>
          <w:sz w:val="20"/>
          <w:szCs w:val="20"/>
        </w:rPr>
      </w:pPr>
      <w:bookmarkStart w:id="206" w:name="SUPERVISORY_AUTHORITY.67F"/>
      <w:bookmarkEnd w:id="206"/>
    </w:p>
    <w:p w14:paraId="09E0F710" w14:textId="77777777" w:rsidR="003A5534" w:rsidRPr="009758F3" w:rsidRDefault="00701156" w:rsidP="00376926">
      <w:pPr>
        <w:pStyle w:val="Heading1"/>
        <w:tabs>
          <w:tab w:val="num" w:pos="360"/>
          <w:tab w:val="left" w:pos="540"/>
        </w:tabs>
        <w:spacing w:after="0"/>
        <w:rPr>
          <w:rFonts w:ascii="Calibri" w:hAnsi="Calibri" w:cs="Calibri"/>
          <w:sz w:val="20"/>
          <w:szCs w:val="20"/>
        </w:rPr>
      </w:pPr>
      <w:bookmarkStart w:id="207" w:name="CONTACT_US.68F"/>
      <w:bookmarkStart w:id="208" w:name="_CONTACT_US"/>
      <w:bookmarkStart w:id="209" w:name="_Toc94797849"/>
      <w:bookmarkStart w:id="210" w:name="_Toc142039416"/>
      <w:bookmarkStart w:id="211" w:name="_Toc224722822"/>
      <w:bookmarkEnd w:id="207"/>
      <w:bookmarkEnd w:id="208"/>
      <w:r w:rsidRPr="009758F3">
        <w:rPr>
          <w:rFonts w:ascii="Calibri" w:hAnsi="Calibri" w:cs="Calibri"/>
          <w:sz w:val="20"/>
          <w:szCs w:val="20"/>
        </w:rPr>
        <w:t>CONTACT US</w:t>
      </w:r>
      <w:bookmarkEnd w:id="209"/>
      <w:bookmarkEnd w:id="210"/>
      <w:bookmarkEnd w:id="211"/>
      <w:r w:rsidRPr="009758F3">
        <w:rPr>
          <w:rFonts w:ascii="Calibri" w:hAnsi="Calibri" w:cs="Calibri"/>
          <w:b w:val="0"/>
          <w:bCs w:val="0"/>
          <w:sz w:val="20"/>
          <w:szCs w:val="20"/>
        </w:rPr>
        <w:t xml:space="preserve"> </w:t>
      </w:r>
    </w:p>
    <w:p w14:paraId="09E0F711" w14:textId="77777777" w:rsidR="003A5534" w:rsidRPr="009758F3" w:rsidRDefault="003A5534" w:rsidP="00376926">
      <w:pPr>
        <w:pStyle w:val="BodyTextContinued"/>
        <w:spacing w:after="0"/>
        <w:rPr>
          <w:rFonts w:ascii="Calibri" w:hAnsi="Calibri" w:cs="Calibri"/>
          <w:sz w:val="20"/>
          <w:szCs w:val="20"/>
          <w:lang w:bidi="en-US"/>
        </w:rPr>
      </w:pPr>
    </w:p>
    <w:p w14:paraId="09E0F712" w14:textId="11D247CD" w:rsidR="003A5534" w:rsidRPr="009758F3" w:rsidRDefault="00C86B01" w:rsidP="00376926">
      <w:pPr>
        <w:pStyle w:val="BodyText"/>
        <w:spacing w:after="0"/>
        <w:ind w:firstLine="0"/>
        <w:rPr>
          <w:rFonts w:ascii="Calibri" w:hAnsi="Calibri" w:cs="Calibri"/>
          <w:sz w:val="20"/>
          <w:szCs w:val="20"/>
          <w:lang w:bidi="en-US"/>
        </w:rPr>
      </w:pPr>
      <w:r>
        <w:rPr>
          <w:rFonts w:ascii="Calibri" w:hAnsi="Calibri" w:cs="Calibri"/>
          <w:sz w:val="20"/>
          <w:szCs w:val="20"/>
          <w:lang w:bidi="en-US"/>
        </w:rPr>
        <w:t xml:space="preserve">Evryn </w:t>
      </w:r>
      <w:r w:rsidR="00701156" w:rsidRPr="009758F3">
        <w:rPr>
          <w:rFonts w:ascii="Calibri" w:hAnsi="Calibri" w:cs="Calibri"/>
          <w:sz w:val="20"/>
          <w:szCs w:val="20"/>
          <w:lang w:bidi="en-US"/>
        </w:rPr>
        <w:t xml:space="preserve">is the controller of the personal information we process under this Privacy Notice. </w:t>
      </w:r>
    </w:p>
    <w:p w14:paraId="09E0F713" w14:textId="77777777" w:rsidR="003A5534" w:rsidRPr="009758F3" w:rsidRDefault="003A5534" w:rsidP="00376926">
      <w:pPr>
        <w:pStyle w:val="BodyText"/>
        <w:spacing w:after="0"/>
        <w:ind w:firstLine="0"/>
        <w:rPr>
          <w:rFonts w:ascii="Calibri" w:hAnsi="Calibri" w:cs="Calibri"/>
          <w:sz w:val="20"/>
          <w:szCs w:val="20"/>
          <w:lang w:bidi="en-US"/>
        </w:rPr>
      </w:pPr>
    </w:p>
    <w:p w14:paraId="09E0F714" w14:textId="02DCD062" w:rsidR="003A5534" w:rsidRPr="009758F3" w:rsidRDefault="00701156" w:rsidP="00376926">
      <w:pPr>
        <w:pStyle w:val="BodyText"/>
        <w:spacing w:after="0"/>
        <w:ind w:firstLine="0"/>
        <w:rPr>
          <w:rFonts w:ascii="Calibri" w:hAnsi="Calibri" w:cs="Calibri"/>
          <w:sz w:val="20"/>
          <w:szCs w:val="20"/>
          <w:lang w:bidi="en-US"/>
        </w:rPr>
      </w:pPr>
      <w:r w:rsidRPr="009758F3">
        <w:rPr>
          <w:rFonts w:ascii="Calibri" w:hAnsi="Calibri" w:cs="Calibri"/>
          <w:sz w:val="20"/>
          <w:szCs w:val="20"/>
          <w:lang w:bidi="en-US"/>
        </w:rPr>
        <w:t xml:space="preserve">If you have any questions about our privacy practices or this Privacy Notice, or to exercise your rights as detailed in this Privacy Notice, please contact us at: </w:t>
      </w:r>
      <w:del w:id="212" w:author="Fenwick" w:date="2026-03-23T11:56:00Z" w16du:dateUtc="2026-03-23T15:56:00Z">
        <w:r w:rsidR="00E27AE8" w:rsidDel="00F91819">
          <w:rPr>
            <w:rFonts w:ascii="Calibri" w:hAnsi="Calibri" w:cs="Calibri"/>
            <w:sz w:val="20"/>
            <w:szCs w:val="20"/>
            <w:lang w:bidi="en-US"/>
          </w:rPr>
          <w:delText>contact</w:delText>
        </w:r>
      </w:del>
      <w:ins w:id="213" w:author="Fenwick" w:date="2026-03-23T11:56:00Z" w16du:dateUtc="2026-03-23T15:56:00Z">
        <w:r w:rsidR="00F91819">
          <w:rPr>
            <w:rFonts w:ascii="Calibri" w:hAnsi="Calibri" w:cs="Calibri"/>
            <w:sz w:val="20"/>
            <w:szCs w:val="20"/>
            <w:lang w:bidi="en-US"/>
          </w:rPr>
          <w:t>privacy</w:t>
        </w:r>
      </w:ins>
      <w:r w:rsidR="00E27AE8">
        <w:rPr>
          <w:rFonts w:ascii="Calibri" w:hAnsi="Calibri" w:cs="Calibri"/>
          <w:sz w:val="20"/>
          <w:szCs w:val="20"/>
          <w:lang w:bidi="en-US"/>
        </w:rPr>
        <w:t>@evryn.ai.</w:t>
      </w:r>
    </w:p>
    <w:p w14:paraId="09E0F715" w14:textId="77777777" w:rsidR="003A5534" w:rsidRPr="009758F3" w:rsidRDefault="003A5534" w:rsidP="00376926">
      <w:pPr>
        <w:pStyle w:val="BodyText"/>
        <w:spacing w:after="0"/>
        <w:ind w:firstLine="0"/>
        <w:rPr>
          <w:rFonts w:ascii="Calibri" w:hAnsi="Calibri" w:cs="Calibri"/>
          <w:sz w:val="20"/>
          <w:szCs w:val="20"/>
          <w:lang w:bidi="en-US"/>
        </w:rPr>
      </w:pPr>
    </w:p>
    <w:p w14:paraId="09E0F7F3" w14:textId="5FD4B8F7" w:rsidR="003A5534" w:rsidRPr="009758F3" w:rsidRDefault="003A5534" w:rsidP="00376926">
      <w:pPr>
        <w:rPr>
          <w:rFonts w:ascii="Calibri" w:hAnsi="Calibri" w:cs="Calibri"/>
          <w:b/>
          <w:sz w:val="20"/>
          <w:szCs w:val="20"/>
        </w:rPr>
      </w:pPr>
    </w:p>
    <w:sectPr w:rsidR="003A5534" w:rsidRPr="009758F3">
      <w:footerReference w:type="first" r:id="rId21"/>
      <w:endnotePr>
        <w:numFmt w:val="decimal"/>
      </w:endnotePr>
      <w:pgSz w:w="12240" w:h="15840" w:code="1"/>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enwick" w:date="2026-03-30T17:55:00Z" w:initials="FW">
    <w:p w14:paraId="27AFBFF2" w14:textId="77777777" w:rsidR="003D1670" w:rsidRDefault="008E3E2A" w:rsidP="003D1670">
      <w:pPr>
        <w:pStyle w:val="CommentText"/>
      </w:pPr>
      <w:r>
        <w:rPr>
          <w:rStyle w:val="CommentReference"/>
        </w:rPr>
        <w:annotationRef/>
      </w:r>
      <w:r w:rsidR="003D1670">
        <w:rPr>
          <w:b/>
          <w:bCs/>
        </w:rPr>
        <w:t xml:space="preserve">Note to Justin: </w:t>
      </w:r>
      <w:r w:rsidR="003D1670">
        <w:t>Per #10, we revised the language here to describe roles functionally - to discuss the concept of non-initiating users over our call.</w:t>
      </w:r>
    </w:p>
  </w:comment>
  <w:comment w:id="40" w:author="Fenwick" w:date="2026-03-30T17:56:00Z" w:initials="FW">
    <w:p w14:paraId="53960D3B" w14:textId="77777777" w:rsidR="00993858" w:rsidRDefault="008E3E2A" w:rsidP="00993858">
      <w:pPr>
        <w:pStyle w:val="CommentText"/>
      </w:pPr>
      <w:r>
        <w:rPr>
          <w:rStyle w:val="CommentReference"/>
        </w:rPr>
        <w:annotationRef/>
      </w:r>
      <w:r w:rsidR="00993858">
        <w:rPr>
          <w:b/>
          <w:bCs/>
        </w:rPr>
        <w:t xml:space="preserve">Note to Justin: </w:t>
      </w:r>
      <w:r w:rsidR="00993858">
        <w:t>As noted for #11, we included language re: non-reversible identifier.</w:t>
      </w:r>
    </w:p>
  </w:comment>
  <w:comment w:id="72" w:author="Fenwick" w:date="2026-03-30T22:21:00Z" w:initials="FW">
    <w:p w14:paraId="616837FE" w14:textId="1554448F" w:rsidR="008164D7" w:rsidRDefault="008164D7" w:rsidP="008164D7">
      <w:pPr>
        <w:pStyle w:val="CommentText"/>
      </w:pPr>
      <w:r>
        <w:rPr>
          <w:rStyle w:val="CommentReference"/>
        </w:rPr>
        <w:annotationRef/>
      </w:r>
      <w:r>
        <w:rPr>
          <w:b/>
          <w:bCs/>
        </w:rPr>
        <w:t xml:space="preserve">Note to Justin: </w:t>
      </w:r>
      <w:r>
        <w:t>We revised this language for accuracy.</w:t>
      </w:r>
    </w:p>
  </w:comment>
  <w:comment w:id="87" w:author="Fenwick" w:date="2026-03-25T14:46:00Z" w:initials="FW">
    <w:p w14:paraId="5A7713AB" w14:textId="77777777" w:rsidR="00560260" w:rsidRDefault="00DF5628" w:rsidP="00560260">
      <w:pPr>
        <w:pStyle w:val="CommentText"/>
      </w:pPr>
      <w:r>
        <w:rPr>
          <w:rStyle w:val="CommentReference"/>
        </w:rPr>
        <w:annotationRef/>
      </w:r>
      <w:r w:rsidR="00560260">
        <w:rPr>
          <w:b/>
          <w:bCs/>
          <w:color w:val="1B1A18"/>
          <w:highlight w:val="white"/>
        </w:rPr>
        <w:t xml:space="preserve">Note to Justin: </w:t>
      </w:r>
      <w:r w:rsidR="00560260">
        <w:rPr>
          <w:color w:val="1B1A18"/>
          <w:highlight w:val="white"/>
        </w:rPr>
        <w:t>For clarity, we have added express language confirming that any public featuring of user-provided content (e.g., success stories on social media or our website) will only occur with the user's consent.</w:t>
      </w:r>
    </w:p>
  </w:comment>
  <w:comment w:id="90" w:author="Fenwick" w:date="2026-03-30T22:38:00Z" w:initials="FW">
    <w:p w14:paraId="67424B48" w14:textId="77777777" w:rsidR="00AE7238" w:rsidRDefault="00AE7238" w:rsidP="00AE7238">
      <w:pPr>
        <w:pStyle w:val="CommentText"/>
      </w:pPr>
      <w:r>
        <w:rPr>
          <w:rStyle w:val="CommentReference"/>
        </w:rPr>
        <w:annotationRef/>
      </w:r>
      <w:r>
        <w:rPr>
          <w:b/>
          <w:bCs/>
        </w:rPr>
        <w:t xml:space="preserve">Note to Justin: </w:t>
      </w:r>
      <w:r>
        <w:t>We included this language to reduce liability with respect to the data forwarded.</w:t>
      </w:r>
    </w:p>
  </w:comment>
  <w:comment w:id="112" w:author="Fenwick" w:date="2026-03-31T12:41:00Z" w:initials="FW">
    <w:p w14:paraId="0CBCD0AA" w14:textId="77777777" w:rsidR="00D24207" w:rsidRDefault="00D24207" w:rsidP="00D24207">
      <w:pPr>
        <w:pStyle w:val="CommentText"/>
      </w:pPr>
      <w:r>
        <w:rPr>
          <w:rStyle w:val="CommentReference"/>
        </w:rPr>
        <w:annotationRef/>
      </w:r>
      <w:r>
        <w:rPr>
          <w:b/>
          <w:bCs/>
        </w:rPr>
        <w:t xml:space="preserve">Note to Justin: </w:t>
      </w:r>
      <w:r>
        <w:t xml:space="preserve">We kept this broad, please confirm. We didn’t want to outright say this would be used for classifying individuals but think the language here should be broad enough to capture the practice. </w:t>
      </w:r>
    </w:p>
  </w:comment>
  <w:comment w:id="133" w:author="Fenwick" w:date="2026-03-30T17:59:00Z" w:initials="FW">
    <w:p w14:paraId="0E4DE7E6" w14:textId="3AABFAB2" w:rsidR="003D1670" w:rsidRDefault="008E3E2A" w:rsidP="003D1670">
      <w:pPr>
        <w:pStyle w:val="CommentText"/>
      </w:pPr>
      <w:r>
        <w:rPr>
          <w:rStyle w:val="CommentReference"/>
        </w:rPr>
        <w:annotationRef/>
      </w:r>
      <w:r w:rsidR="003D1670">
        <w:rPr>
          <w:b/>
          <w:bCs/>
        </w:rPr>
        <w:t xml:space="preserve">Note to Justin: </w:t>
      </w:r>
      <w:r w:rsidR="003D1670">
        <w:t>Per #13, we revised the automated decision-making language as discussed.</w:t>
      </w:r>
    </w:p>
  </w:comment>
  <w:comment w:id="168" w:author="Fenwick" w:date="2026-03-31T12:44:00Z" w:initials="FW">
    <w:p w14:paraId="61A5BDF5" w14:textId="77777777" w:rsidR="00832553" w:rsidRDefault="00832553" w:rsidP="00832553">
      <w:pPr>
        <w:pStyle w:val="CommentText"/>
      </w:pPr>
      <w:r>
        <w:rPr>
          <w:rStyle w:val="CommentReference"/>
        </w:rPr>
        <w:annotationRef/>
      </w:r>
      <w:r>
        <w:rPr>
          <w:b/>
          <w:bCs/>
        </w:rPr>
        <w:t xml:space="preserve">Note to Justin: </w:t>
      </w:r>
      <w:r>
        <w:t xml:space="preserve">We’ve also included some language about safety here. </w:t>
      </w:r>
    </w:p>
  </w:comment>
  <w:comment w:id="194" w:author="Fenwick" w:date="2026-03-30T17:58:00Z" w:initials="FW">
    <w:p w14:paraId="44372E7B" w14:textId="21C4AE28" w:rsidR="003D1670" w:rsidRDefault="008E3E2A" w:rsidP="003D1670">
      <w:pPr>
        <w:pStyle w:val="CommentText"/>
      </w:pPr>
      <w:r>
        <w:rPr>
          <w:rStyle w:val="CommentReference"/>
        </w:rPr>
        <w:annotationRef/>
      </w:r>
      <w:r w:rsidR="003D1670">
        <w:rPr>
          <w:b/>
          <w:bCs/>
        </w:rPr>
        <w:t xml:space="preserve">Note to Justin: </w:t>
      </w:r>
      <w:r w:rsidR="003D1670">
        <w:t>We revised to reflect that data is not retained longer than needed to provide the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AFBFF2" w15:done="0"/>
  <w15:commentEx w15:paraId="53960D3B" w15:done="0"/>
  <w15:commentEx w15:paraId="616837FE" w15:done="0"/>
  <w15:commentEx w15:paraId="5A7713AB" w15:done="0"/>
  <w15:commentEx w15:paraId="67424B48" w15:done="0"/>
  <w15:commentEx w15:paraId="0CBCD0AA" w15:done="0"/>
  <w15:commentEx w15:paraId="0E4DE7E6" w15:done="0"/>
  <w15:commentEx w15:paraId="61A5BDF5" w15:done="0"/>
  <w15:commentEx w15:paraId="44372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2727E9" w16cex:dateUtc="2026-03-30T21:55:00Z"/>
  <w16cex:commentExtensible w16cex:durableId="44CCE20B" w16cex:dateUtc="2026-03-30T21:56:00Z"/>
  <w16cex:commentExtensible w16cex:durableId="0CA402FD" w16cex:dateUtc="2026-03-31T02:21:00Z"/>
  <w16cex:commentExtensible w16cex:durableId="66797EC5" w16cex:dateUtc="2026-03-25T18:46:00Z"/>
  <w16cex:commentExtensible w16cex:durableId="017AC309" w16cex:dateUtc="2026-03-31T02:38:00Z"/>
  <w16cex:commentExtensible w16cex:durableId="133C7178" w16cex:dateUtc="2026-03-31T16:41:00Z"/>
  <w16cex:commentExtensible w16cex:durableId="6D62F64D" w16cex:dateUtc="2026-03-30T21:59:00Z"/>
  <w16cex:commentExtensible w16cex:durableId="6BC3A0CC" w16cex:dateUtc="2026-03-31T16:44:00Z"/>
  <w16cex:commentExtensible w16cex:durableId="7FFDF496" w16cex:dateUtc="2026-03-30T2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AFBFF2" w16cid:durableId="5E2727E9"/>
  <w16cid:commentId w16cid:paraId="53960D3B" w16cid:durableId="44CCE20B"/>
  <w16cid:commentId w16cid:paraId="616837FE" w16cid:durableId="0CA402FD"/>
  <w16cid:commentId w16cid:paraId="5A7713AB" w16cid:durableId="66797EC5"/>
  <w16cid:commentId w16cid:paraId="67424B48" w16cid:durableId="017AC309"/>
  <w16cid:commentId w16cid:paraId="0CBCD0AA" w16cid:durableId="133C7178"/>
  <w16cid:commentId w16cid:paraId="0E4DE7E6" w16cid:durableId="6D62F64D"/>
  <w16cid:commentId w16cid:paraId="61A5BDF5" w16cid:durableId="6BC3A0CC"/>
  <w16cid:commentId w16cid:paraId="44372E7B" w16cid:durableId="7FFDF4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69771" w14:textId="77777777" w:rsidR="007B0BA4" w:rsidRDefault="007B0BA4">
      <w:r>
        <w:separator/>
      </w:r>
    </w:p>
  </w:endnote>
  <w:endnote w:type="continuationSeparator" w:id="0">
    <w:p w14:paraId="593F5DF9" w14:textId="77777777" w:rsidR="007B0BA4" w:rsidRDefault="007B0BA4">
      <w:r>
        <w:continuationSeparator/>
      </w:r>
    </w:p>
  </w:endnote>
  <w:endnote w:type="continuationNotice" w:id="1">
    <w:p w14:paraId="2FED2EA1" w14:textId="77777777" w:rsidR="007B0BA4" w:rsidRDefault="007B0B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F84B" w14:textId="77777777" w:rsidR="003A5534" w:rsidRDefault="00701156">
    <w:pPr>
      <w:pStyle w:val="Footer"/>
    </w:pPr>
    <w:r>
      <w:ptab w:relativeTo="margin" w:alignment="center" w:leader="none"/>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CE4A0" w14:textId="77777777" w:rsidR="007B0BA4" w:rsidRDefault="007B0BA4">
      <w:r>
        <w:separator/>
      </w:r>
    </w:p>
  </w:footnote>
  <w:footnote w:type="continuationSeparator" w:id="0">
    <w:p w14:paraId="0C282225" w14:textId="77777777" w:rsidR="007B0BA4" w:rsidRDefault="007B0BA4">
      <w:r>
        <w:separator/>
      </w:r>
    </w:p>
    <w:p w14:paraId="7AB29338" w14:textId="77777777" w:rsidR="007B0BA4" w:rsidRDefault="007B0BA4">
      <w:pPr>
        <w:rPr>
          <w:sz w:val="18"/>
          <w:szCs w:val="18"/>
        </w:rPr>
      </w:pPr>
      <w:r>
        <w:rPr>
          <w:sz w:val="18"/>
          <w:szCs w:val="18"/>
        </w:rPr>
        <w:t>Footnote continued from previous page</w:t>
      </w:r>
    </w:p>
  </w:footnote>
  <w:footnote w:type="continuationNotice" w:id="1">
    <w:p w14:paraId="7861ACD8" w14:textId="77777777" w:rsidR="007B0BA4" w:rsidRDefault="007B0BA4">
      <w:pPr>
        <w:jc w:val="right"/>
        <w:rPr>
          <w:sz w:val="18"/>
          <w:szCs w:val="18"/>
        </w:rPr>
      </w:pPr>
      <w:r>
        <w:rPr>
          <w:sz w:val="18"/>
          <w:szCs w:val="18"/>
        </w:rPr>
        <w:t xml:space="preserve">Footnote </w:t>
      </w:r>
      <w:proofErr w:type="gramStart"/>
      <w:r>
        <w:rPr>
          <w:sz w:val="18"/>
          <w:szCs w:val="18"/>
        </w:rPr>
        <w:t>continued on</w:t>
      </w:r>
      <w:proofErr w:type="gramEnd"/>
      <w:r>
        <w:rPr>
          <w:sz w:val="18"/>
          <w:szCs w:val="18"/>
        </w:rPr>
        <w:t xml:space="preserve"> next page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A04002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C7DCC96E"/>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A3EC18A"/>
    <w:lvl w:ilvl="0">
      <w:start w:val="1"/>
      <w:numFmt w:val="decimal"/>
      <w:pStyle w:val="ListNumber"/>
      <w:lvlText w:val="%1."/>
      <w:lvlJc w:val="left"/>
      <w:pPr>
        <w:ind w:left="720" w:hanging="720"/>
      </w:pPr>
      <w:rPr>
        <w:rFonts w:hint="default"/>
      </w:rPr>
    </w:lvl>
  </w:abstractNum>
  <w:abstractNum w:abstractNumId="3" w15:restartNumberingAfterBreak="0">
    <w:nsid w:val="FFFFFF89"/>
    <w:multiLevelType w:val="singleLevel"/>
    <w:tmpl w:val="883E364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C7E2E"/>
    <w:multiLevelType w:val="hybridMultilevel"/>
    <w:tmpl w:val="4296EB1C"/>
    <w:lvl w:ilvl="0" w:tplc="21D682B2">
      <w:start w:val="1"/>
      <w:numFmt w:val="upperLetter"/>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7C32B4"/>
    <w:multiLevelType w:val="hybridMultilevel"/>
    <w:tmpl w:val="BD26FE78"/>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1635D47"/>
    <w:multiLevelType w:val="hybridMultilevel"/>
    <w:tmpl w:val="A9CE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746242"/>
    <w:multiLevelType w:val="hybridMultilevel"/>
    <w:tmpl w:val="950426BE"/>
    <w:name w:val="(Unnamed Numbering Scheme)"/>
    <w:lvl w:ilvl="0" w:tplc="9A58D10C">
      <w:start w:val="1"/>
      <w:numFmt w:val="decimal"/>
      <w:lvlText w:val="%1."/>
      <w:lvlJc w:val="left"/>
      <w:pPr>
        <w:ind w:left="123" w:hanging="133"/>
      </w:pPr>
      <w:rPr>
        <w:rFonts w:ascii="Calibri" w:eastAsia="Calibri" w:hAnsi="Calibri" w:cs="Calibri" w:hint="default"/>
        <w:spacing w:val="-1"/>
        <w:w w:val="105"/>
        <w:sz w:val="13"/>
        <w:szCs w:val="13"/>
        <w:lang w:val="en-US" w:eastAsia="en-US" w:bidi="en-US"/>
      </w:rPr>
    </w:lvl>
    <w:lvl w:ilvl="1" w:tplc="35F44A12">
      <w:start w:val="1"/>
      <w:numFmt w:val="upperRoman"/>
      <w:lvlText w:val="%2."/>
      <w:lvlJc w:val="left"/>
      <w:pPr>
        <w:ind w:left="303" w:hanging="181"/>
      </w:pPr>
      <w:rPr>
        <w:rFonts w:ascii="Calibri" w:eastAsia="Calibri" w:hAnsi="Calibri" w:cs="Calibri" w:hint="default"/>
        <w:b/>
        <w:bCs/>
        <w:w w:val="101"/>
        <w:sz w:val="18"/>
        <w:szCs w:val="18"/>
        <w:lang w:val="en-US" w:eastAsia="en-US" w:bidi="en-US"/>
      </w:rPr>
    </w:lvl>
    <w:lvl w:ilvl="2" w:tplc="EE4EE18E">
      <w:numFmt w:val="bullet"/>
      <w:lvlText w:val=""/>
      <w:lvlJc w:val="left"/>
      <w:pPr>
        <w:ind w:left="669" w:hanging="274"/>
      </w:pPr>
      <w:rPr>
        <w:rFonts w:hint="default"/>
        <w:w w:val="101"/>
        <w:highlight w:val="magenta"/>
        <w:lang w:val="en-US" w:eastAsia="en-US" w:bidi="en-US"/>
      </w:rPr>
    </w:lvl>
    <w:lvl w:ilvl="3" w:tplc="96B87B5E">
      <w:numFmt w:val="bullet"/>
      <w:lvlText w:val="•"/>
      <w:lvlJc w:val="left"/>
      <w:pPr>
        <w:ind w:left="940" w:hanging="274"/>
      </w:pPr>
      <w:rPr>
        <w:rFonts w:hint="default"/>
        <w:lang w:val="en-US" w:eastAsia="en-US" w:bidi="en-US"/>
      </w:rPr>
    </w:lvl>
    <w:lvl w:ilvl="4" w:tplc="31A4E060">
      <w:numFmt w:val="bullet"/>
      <w:lvlText w:val="•"/>
      <w:lvlJc w:val="left"/>
      <w:pPr>
        <w:ind w:left="1852" w:hanging="274"/>
      </w:pPr>
      <w:rPr>
        <w:rFonts w:hint="default"/>
        <w:lang w:val="en-US" w:eastAsia="en-US" w:bidi="en-US"/>
      </w:rPr>
    </w:lvl>
    <w:lvl w:ilvl="5" w:tplc="55146154">
      <w:numFmt w:val="bullet"/>
      <w:lvlText w:val="•"/>
      <w:lvlJc w:val="left"/>
      <w:pPr>
        <w:ind w:left="2765" w:hanging="274"/>
      </w:pPr>
      <w:rPr>
        <w:rFonts w:hint="default"/>
        <w:lang w:val="en-US" w:eastAsia="en-US" w:bidi="en-US"/>
      </w:rPr>
    </w:lvl>
    <w:lvl w:ilvl="6" w:tplc="3342B456">
      <w:numFmt w:val="bullet"/>
      <w:lvlText w:val="•"/>
      <w:lvlJc w:val="left"/>
      <w:pPr>
        <w:ind w:left="3678" w:hanging="274"/>
      </w:pPr>
      <w:rPr>
        <w:rFonts w:hint="default"/>
        <w:lang w:val="en-US" w:eastAsia="en-US" w:bidi="en-US"/>
      </w:rPr>
    </w:lvl>
    <w:lvl w:ilvl="7" w:tplc="B6D8FE94">
      <w:numFmt w:val="bullet"/>
      <w:lvlText w:val="•"/>
      <w:lvlJc w:val="left"/>
      <w:pPr>
        <w:ind w:left="4591" w:hanging="274"/>
      </w:pPr>
      <w:rPr>
        <w:rFonts w:hint="default"/>
        <w:lang w:val="en-US" w:eastAsia="en-US" w:bidi="en-US"/>
      </w:rPr>
    </w:lvl>
    <w:lvl w:ilvl="8" w:tplc="194AA6DC">
      <w:numFmt w:val="bullet"/>
      <w:lvlText w:val="•"/>
      <w:lvlJc w:val="left"/>
      <w:pPr>
        <w:ind w:left="5504" w:hanging="274"/>
      </w:pPr>
      <w:rPr>
        <w:rFonts w:hint="default"/>
        <w:lang w:val="en-US" w:eastAsia="en-US" w:bidi="en-US"/>
      </w:rPr>
    </w:lvl>
  </w:abstractNum>
  <w:abstractNum w:abstractNumId="8" w15:restartNumberingAfterBreak="0">
    <w:nsid w:val="037C6D85"/>
    <w:multiLevelType w:val="multilevel"/>
    <w:tmpl w:val="C3D2D2B0"/>
    <w:name w:val="General Numbering (1)"/>
    <w:lvl w:ilvl="0">
      <w:start w:val="1"/>
      <w:numFmt w:val="decimal"/>
      <w:lvlText w:val="%1."/>
      <w:lvlJc w:val="left"/>
      <w:pPr>
        <w:tabs>
          <w:tab w:val="num" w:pos="720"/>
        </w:tabs>
        <w:ind w:left="720" w:hanging="720"/>
      </w:pPr>
      <w:rPr>
        <w:caps w:val="0"/>
        <w:color w:val="000000"/>
        <w:u w:val="none"/>
      </w:rPr>
    </w:lvl>
    <w:lvl w:ilvl="1">
      <w:start w:val="1"/>
      <w:numFmt w:val="lowerLetter"/>
      <w:lvlText w:val="%2."/>
      <w:lvlJc w:val="left"/>
      <w:pPr>
        <w:tabs>
          <w:tab w:val="num" w:pos="1440"/>
        </w:tabs>
        <w:ind w:left="1440" w:hanging="720"/>
      </w:pPr>
      <w:rPr>
        <w:caps w:val="0"/>
        <w:color w:val="000000"/>
        <w:u w:val="none"/>
      </w:rPr>
    </w:lvl>
    <w:lvl w:ilvl="2">
      <w:start w:val="1"/>
      <w:numFmt w:val="lowerRoman"/>
      <w:lvlText w:val="%3."/>
      <w:lvlJc w:val="left"/>
      <w:pPr>
        <w:tabs>
          <w:tab w:val="num" w:pos="2160"/>
        </w:tabs>
        <w:ind w:left="2160" w:hanging="720"/>
      </w:pPr>
      <w:rPr>
        <w:caps w:val="0"/>
        <w:color w:val="000000"/>
        <w:u w:val="none"/>
      </w:rPr>
    </w:lvl>
    <w:lvl w:ilvl="3">
      <w:start w:val="1"/>
      <w:numFmt w:val="decimal"/>
      <w:lvlText w:val="(%4)"/>
      <w:lvlJc w:val="left"/>
      <w:pPr>
        <w:tabs>
          <w:tab w:val="num" w:pos="2880"/>
        </w:tabs>
        <w:ind w:left="2880" w:hanging="720"/>
      </w:pPr>
      <w:rPr>
        <w:caps w:val="0"/>
        <w:color w:val="000000"/>
        <w:u w:val="none"/>
      </w:rPr>
    </w:lvl>
    <w:lvl w:ilvl="4">
      <w:start w:val="1"/>
      <w:numFmt w:val="lowerLetter"/>
      <w:lvlText w:val="%5."/>
      <w:lvlJc w:val="left"/>
      <w:pPr>
        <w:tabs>
          <w:tab w:val="num" w:pos="3600"/>
        </w:tabs>
        <w:ind w:left="3600" w:hanging="720"/>
      </w:pPr>
      <w:rPr>
        <w:caps w:val="0"/>
        <w:color w:val="000000"/>
        <w:u w:val="none"/>
      </w:rPr>
    </w:lvl>
    <w:lvl w:ilvl="5">
      <w:start w:val="1"/>
      <w:numFmt w:val="lowerRoman"/>
      <w:lvlText w:val="%6."/>
      <w:lvlJc w:val="left"/>
      <w:pPr>
        <w:tabs>
          <w:tab w:val="num" w:pos="4320"/>
        </w:tabs>
        <w:ind w:left="4320" w:hanging="720"/>
      </w:pPr>
      <w:rPr>
        <w:caps w:val="0"/>
        <w:color w:val="000000"/>
        <w:u w:val="none"/>
      </w:rPr>
    </w:lvl>
    <w:lvl w:ilvl="6">
      <w:start w:val="1"/>
      <w:numFmt w:val="decimal"/>
      <w:lvlText w:val="%7)"/>
      <w:lvlJc w:val="left"/>
      <w:pPr>
        <w:tabs>
          <w:tab w:val="num" w:pos="5040"/>
        </w:tabs>
        <w:ind w:left="5040" w:hanging="720"/>
      </w:pPr>
      <w:rPr>
        <w:caps w:val="0"/>
        <w:color w:val="000000"/>
        <w:u w:val="none"/>
      </w:rPr>
    </w:lvl>
    <w:lvl w:ilvl="7">
      <w:start w:val="1"/>
      <w:numFmt w:val="lowerLetter"/>
      <w:lvlText w:val="%8)"/>
      <w:lvlJc w:val="left"/>
      <w:pPr>
        <w:tabs>
          <w:tab w:val="num" w:pos="5760"/>
        </w:tabs>
        <w:ind w:left="5760" w:hanging="720"/>
      </w:pPr>
      <w:rPr>
        <w:caps w:val="0"/>
        <w:color w:val="000000"/>
        <w:u w:val="none"/>
      </w:rPr>
    </w:lvl>
    <w:lvl w:ilvl="8">
      <w:start w:val="1"/>
      <w:numFmt w:val="lowerRoman"/>
      <w:lvlText w:val="%9)"/>
      <w:lvlJc w:val="left"/>
      <w:pPr>
        <w:tabs>
          <w:tab w:val="num" w:pos="6480"/>
        </w:tabs>
        <w:ind w:left="6480" w:hanging="720"/>
      </w:pPr>
      <w:rPr>
        <w:caps w:val="0"/>
        <w:color w:val="000000"/>
        <w:u w:val="none"/>
      </w:rPr>
    </w:lvl>
  </w:abstractNum>
  <w:abstractNum w:abstractNumId="9" w15:restartNumberingAfterBreak="0">
    <w:nsid w:val="06436074"/>
    <w:multiLevelType w:val="hybridMultilevel"/>
    <w:tmpl w:val="F5E29564"/>
    <w:lvl w:ilvl="0" w:tplc="775EEBE4">
      <w:start w:val="1"/>
      <w:numFmt w:val="bullet"/>
      <w:lvlRestart w:val="0"/>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069C324A"/>
    <w:multiLevelType w:val="hybridMultilevel"/>
    <w:tmpl w:val="1554B2DC"/>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DC24E2"/>
    <w:multiLevelType w:val="hybridMultilevel"/>
    <w:tmpl w:val="39049898"/>
    <w:lvl w:ilvl="0" w:tplc="7F684472">
      <w:start w:val="1"/>
      <w:numFmt w:val="bullet"/>
      <w:pStyle w:val="Bullet1"/>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50AFC"/>
    <w:multiLevelType w:val="multilevel"/>
    <w:tmpl w:val="3EFCB7E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0F5A3135"/>
    <w:multiLevelType w:val="hybridMultilevel"/>
    <w:tmpl w:val="FE406A86"/>
    <w:lvl w:ilvl="0" w:tplc="73A028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320F8A"/>
    <w:multiLevelType w:val="hybridMultilevel"/>
    <w:tmpl w:val="9210093E"/>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D75C65"/>
    <w:multiLevelType w:val="hybridMultilevel"/>
    <w:tmpl w:val="A52AB28E"/>
    <w:lvl w:ilvl="0" w:tplc="888C06B2">
      <w:start w:val="1"/>
      <w:numFmt w:val="bullet"/>
      <w:lvlText w:val=""/>
      <w:lvlJc w:val="left"/>
      <w:pPr>
        <w:ind w:left="1020" w:hanging="360"/>
      </w:pPr>
      <w:rPr>
        <w:rFonts w:ascii="Symbol" w:hAnsi="Symbol"/>
      </w:rPr>
    </w:lvl>
    <w:lvl w:ilvl="1" w:tplc="2DDE171A">
      <w:start w:val="1"/>
      <w:numFmt w:val="bullet"/>
      <w:lvlText w:val=""/>
      <w:lvlJc w:val="left"/>
      <w:pPr>
        <w:ind w:left="1020" w:hanging="360"/>
      </w:pPr>
      <w:rPr>
        <w:rFonts w:ascii="Symbol" w:hAnsi="Symbol"/>
      </w:rPr>
    </w:lvl>
    <w:lvl w:ilvl="2" w:tplc="A7A84406">
      <w:start w:val="1"/>
      <w:numFmt w:val="bullet"/>
      <w:lvlText w:val=""/>
      <w:lvlJc w:val="left"/>
      <w:pPr>
        <w:ind w:left="1020" w:hanging="360"/>
      </w:pPr>
      <w:rPr>
        <w:rFonts w:ascii="Symbol" w:hAnsi="Symbol"/>
      </w:rPr>
    </w:lvl>
    <w:lvl w:ilvl="3" w:tplc="F06ACCE2">
      <w:start w:val="1"/>
      <w:numFmt w:val="bullet"/>
      <w:lvlText w:val=""/>
      <w:lvlJc w:val="left"/>
      <w:pPr>
        <w:ind w:left="1020" w:hanging="360"/>
      </w:pPr>
      <w:rPr>
        <w:rFonts w:ascii="Symbol" w:hAnsi="Symbol"/>
      </w:rPr>
    </w:lvl>
    <w:lvl w:ilvl="4" w:tplc="7C6C9D34">
      <w:start w:val="1"/>
      <w:numFmt w:val="bullet"/>
      <w:lvlText w:val=""/>
      <w:lvlJc w:val="left"/>
      <w:pPr>
        <w:ind w:left="1020" w:hanging="360"/>
      </w:pPr>
      <w:rPr>
        <w:rFonts w:ascii="Symbol" w:hAnsi="Symbol"/>
      </w:rPr>
    </w:lvl>
    <w:lvl w:ilvl="5" w:tplc="48925B40">
      <w:start w:val="1"/>
      <w:numFmt w:val="bullet"/>
      <w:lvlText w:val=""/>
      <w:lvlJc w:val="left"/>
      <w:pPr>
        <w:ind w:left="1020" w:hanging="360"/>
      </w:pPr>
      <w:rPr>
        <w:rFonts w:ascii="Symbol" w:hAnsi="Symbol"/>
      </w:rPr>
    </w:lvl>
    <w:lvl w:ilvl="6" w:tplc="0352E212">
      <w:start w:val="1"/>
      <w:numFmt w:val="bullet"/>
      <w:lvlText w:val=""/>
      <w:lvlJc w:val="left"/>
      <w:pPr>
        <w:ind w:left="1020" w:hanging="360"/>
      </w:pPr>
      <w:rPr>
        <w:rFonts w:ascii="Symbol" w:hAnsi="Symbol"/>
      </w:rPr>
    </w:lvl>
    <w:lvl w:ilvl="7" w:tplc="5B66B39C">
      <w:start w:val="1"/>
      <w:numFmt w:val="bullet"/>
      <w:lvlText w:val=""/>
      <w:lvlJc w:val="left"/>
      <w:pPr>
        <w:ind w:left="1020" w:hanging="360"/>
      </w:pPr>
      <w:rPr>
        <w:rFonts w:ascii="Symbol" w:hAnsi="Symbol"/>
      </w:rPr>
    </w:lvl>
    <w:lvl w:ilvl="8" w:tplc="ED00E18C">
      <w:start w:val="1"/>
      <w:numFmt w:val="bullet"/>
      <w:lvlText w:val=""/>
      <w:lvlJc w:val="left"/>
      <w:pPr>
        <w:ind w:left="1020" w:hanging="360"/>
      </w:pPr>
      <w:rPr>
        <w:rFonts w:ascii="Symbol" w:hAnsi="Symbol"/>
      </w:rPr>
    </w:lvl>
  </w:abstractNum>
  <w:abstractNum w:abstractNumId="16" w15:restartNumberingAfterBreak="0">
    <w:nsid w:val="17D20C27"/>
    <w:multiLevelType w:val="hybridMultilevel"/>
    <w:tmpl w:val="EBFEEE04"/>
    <w:lvl w:ilvl="0" w:tplc="965E286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10F2C"/>
    <w:multiLevelType w:val="hybridMultilevel"/>
    <w:tmpl w:val="4636DA40"/>
    <w:lvl w:ilvl="0" w:tplc="59F2078E">
      <w:start w:val="1"/>
      <w:numFmt w:val="upperLetter"/>
      <w:lvlText w:val="%1."/>
      <w:lvlJc w:val="left"/>
      <w:pPr>
        <w:ind w:left="720" w:hanging="36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7C013D"/>
    <w:multiLevelType w:val="hybridMultilevel"/>
    <w:tmpl w:val="6F06B65E"/>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F6255B"/>
    <w:multiLevelType w:val="multilevel"/>
    <w:tmpl w:val="80A022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E2759D7"/>
    <w:multiLevelType w:val="hybridMultilevel"/>
    <w:tmpl w:val="9DF0AB80"/>
    <w:lvl w:ilvl="0" w:tplc="73A0281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60575"/>
    <w:multiLevelType w:val="hybridMultilevel"/>
    <w:tmpl w:val="9A5C5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6A0B20"/>
    <w:multiLevelType w:val="hybridMultilevel"/>
    <w:tmpl w:val="F6104F0C"/>
    <w:lvl w:ilvl="0" w:tplc="D364504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DBCCE0E0">
      <w:start w:val="1"/>
      <w:numFmt w:val="lowerLetter"/>
      <w:pStyle w:val="Heading4"/>
      <w:lvlText w:val="(%4)"/>
      <w:lvlJc w:val="left"/>
      <w:pPr>
        <w:ind w:left="3600" w:hanging="360"/>
      </w:pPr>
      <w:rPr>
        <w:rFonts w:asciiTheme="majorHAnsi" w:eastAsia="Times New Roman" w:hAnsiTheme="majorHAnsi" w:cstheme="majorHAnsi"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0C059FB"/>
    <w:multiLevelType w:val="hybridMultilevel"/>
    <w:tmpl w:val="52F02EC2"/>
    <w:lvl w:ilvl="0" w:tplc="BFD018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F76F4C"/>
    <w:multiLevelType w:val="multilevel"/>
    <w:tmpl w:val="E6B40372"/>
    <w:name w:val="AP Default Numbering Scheme"/>
    <w:lvl w:ilvl="0">
      <w:start w:val="1"/>
      <w:numFmt w:val="upperRoman"/>
      <w:lvlText w:val="%1."/>
      <w:lvlJc w:val="left"/>
      <w:pPr>
        <w:tabs>
          <w:tab w:val="num" w:pos="720"/>
        </w:tabs>
        <w:ind w:left="720" w:hanging="720"/>
      </w:pPr>
      <w:rPr>
        <w:color w:val="000000"/>
        <w:u w:val="none"/>
      </w:rPr>
    </w:lvl>
    <w:lvl w:ilvl="1">
      <w:start w:val="1"/>
      <w:numFmt w:val="upperLetter"/>
      <w:lvlText w:val="%2."/>
      <w:lvlJc w:val="left"/>
      <w:pPr>
        <w:tabs>
          <w:tab w:val="num" w:pos="1440"/>
        </w:tabs>
        <w:ind w:left="1440" w:hanging="720"/>
      </w:pPr>
      <w:rPr>
        <w:color w:val="000000"/>
        <w:u w:val="none"/>
      </w:rPr>
    </w:lvl>
    <w:lvl w:ilvl="2">
      <w:start w:val="1"/>
      <w:numFmt w:val="decimal"/>
      <w:lvlText w:val="%3."/>
      <w:lvlJc w:val="left"/>
      <w:pPr>
        <w:tabs>
          <w:tab w:val="num" w:pos="2160"/>
        </w:tabs>
        <w:ind w:left="2160" w:hanging="720"/>
      </w:pPr>
      <w:rPr>
        <w:color w:val="000000"/>
        <w:u w:val="none"/>
      </w:rPr>
    </w:lvl>
    <w:lvl w:ilvl="3">
      <w:start w:val="1"/>
      <w:numFmt w:val="lowerLetter"/>
      <w:lvlText w:val="%4."/>
      <w:lvlJc w:val="left"/>
      <w:pPr>
        <w:tabs>
          <w:tab w:val="num" w:pos="2880"/>
        </w:tabs>
        <w:ind w:left="2880" w:hanging="720"/>
      </w:pPr>
      <w:rPr>
        <w:color w:val="000000"/>
        <w:u w:val="none"/>
      </w:rPr>
    </w:lvl>
    <w:lvl w:ilvl="4">
      <w:start w:val="1"/>
      <w:numFmt w:val="lowerRoman"/>
      <w:lvlText w:val="(%5)"/>
      <w:lvlJc w:val="left"/>
      <w:pPr>
        <w:tabs>
          <w:tab w:val="num" w:pos="3600"/>
        </w:tabs>
        <w:ind w:left="3600" w:hanging="715"/>
      </w:pPr>
      <w:rPr>
        <w:color w:val="000000"/>
        <w:u w:val="none"/>
      </w:rPr>
    </w:lvl>
    <w:lvl w:ilvl="5">
      <w:start w:val="1"/>
      <w:numFmt w:val="lowerLetter"/>
      <w:lvlText w:val="(%6)"/>
      <w:lvlJc w:val="left"/>
      <w:pPr>
        <w:tabs>
          <w:tab w:val="num" w:pos="4325"/>
        </w:tabs>
        <w:ind w:left="4325" w:hanging="720"/>
      </w:pPr>
      <w:rPr>
        <w:color w:val="000000"/>
        <w:u w:val="none"/>
      </w:rPr>
    </w:lvl>
    <w:lvl w:ilvl="6">
      <w:start w:val="1"/>
      <w:numFmt w:val="upperRoman"/>
      <w:lvlText w:val="(%7)"/>
      <w:lvlJc w:val="left"/>
      <w:pPr>
        <w:tabs>
          <w:tab w:val="num" w:pos="5040"/>
        </w:tabs>
        <w:ind w:left="5040" w:hanging="720"/>
      </w:pPr>
      <w:rPr>
        <w:color w:val="000000"/>
        <w:u w:val="none"/>
      </w:rPr>
    </w:lvl>
    <w:lvl w:ilvl="7">
      <w:start w:val="1"/>
      <w:numFmt w:val="upperLetter"/>
      <w:lvlText w:val="(%8)"/>
      <w:lvlJc w:val="left"/>
      <w:pPr>
        <w:tabs>
          <w:tab w:val="num" w:pos="5760"/>
        </w:tabs>
        <w:ind w:left="5760" w:hanging="720"/>
      </w:pPr>
      <w:rPr>
        <w:color w:val="000000"/>
        <w:u w:val="none"/>
      </w:rPr>
    </w:lvl>
    <w:lvl w:ilvl="8">
      <w:start w:val="1"/>
      <w:numFmt w:val="decimal"/>
      <w:lvlText w:val="(%9)"/>
      <w:lvlJc w:val="left"/>
      <w:pPr>
        <w:tabs>
          <w:tab w:val="num" w:pos="6480"/>
        </w:tabs>
        <w:ind w:left="6480" w:hanging="720"/>
      </w:pPr>
      <w:rPr>
        <w:color w:val="000000"/>
        <w:u w:val="none"/>
      </w:rPr>
    </w:lvl>
  </w:abstractNum>
  <w:abstractNum w:abstractNumId="25" w15:restartNumberingAfterBreak="0">
    <w:nsid w:val="426E34DD"/>
    <w:multiLevelType w:val="hybridMultilevel"/>
    <w:tmpl w:val="5EE845CC"/>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53F56C9"/>
    <w:multiLevelType w:val="multilevel"/>
    <w:tmpl w:val="22B04456"/>
    <w:name w:val="Outline-Scheme 1"/>
    <w:lvl w:ilvl="0">
      <w:start w:val="1"/>
      <w:numFmt w:val="decimal"/>
      <w:pStyle w:val="Heading1"/>
      <w:suff w:val="space"/>
      <w:lvlText w:val="%1."/>
      <w:lvlJc w:val="left"/>
      <w:pPr>
        <w:ind w:left="0" w:firstLine="0"/>
      </w:pPr>
      <w:rPr>
        <w:rFonts w:hint="default"/>
        <w:b/>
        <w:i w:val="0"/>
        <w:caps w:val="0"/>
        <w:color w:val="000000"/>
        <w:sz w:val="20"/>
        <w:szCs w:val="20"/>
        <w:u w:val="none"/>
      </w:rPr>
    </w:lvl>
    <w:lvl w:ilvl="1">
      <w:start w:val="1"/>
      <w:numFmt w:val="upperLetter"/>
      <w:pStyle w:val="Heading2"/>
      <w:lvlText w:val="%2."/>
      <w:lvlJc w:val="left"/>
      <w:pPr>
        <w:tabs>
          <w:tab w:val="num" w:pos="1440"/>
        </w:tabs>
        <w:ind w:left="720" w:hanging="360"/>
      </w:pPr>
      <w:rPr>
        <w:rFonts w:hint="default"/>
        <w:b/>
        <w:bCs/>
        <w:i w:val="0"/>
        <w:caps w:val="0"/>
        <w:color w:val="000000"/>
        <w:sz w:val="22"/>
        <w:u w:val="none"/>
      </w:rPr>
    </w:lvl>
    <w:lvl w:ilvl="2">
      <w:start w:val="1"/>
      <w:numFmt w:val="lowerRoman"/>
      <w:pStyle w:val="Heading3"/>
      <w:lvlText w:val="(%3)"/>
      <w:lvlJc w:val="left"/>
      <w:pPr>
        <w:tabs>
          <w:tab w:val="num" w:pos="2160"/>
        </w:tabs>
        <w:ind w:left="1440" w:firstLine="0"/>
      </w:pPr>
      <w:rPr>
        <w:rFonts w:hint="default"/>
        <w:b w:val="0"/>
        <w:i w:val="0"/>
        <w:caps w:val="0"/>
        <w:color w:val="000000"/>
        <w:sz w:val="22"/>
        <w:u w:val="none"/>
      </w:rPr>
    </w:lvl>
    <w:lvl w:ilvl="3">
      <w:start w:val="1"/>
      <w:numFmt w:val="lowerLetter"/>
      <w:lvlText w:val="(%4)"/>
      <w:lvlJc w:val="left"/>
      <w:pPr>
        <w:tabs>
          <w:tab w:val="num" w:pos="2880"/>
        </w:tabs>
        <w:ind w:left="1800" w:firstLine="0"/>
      </w:pPr>
      <w:rPr>
        <w:rFonts w:ascii="Calibri" w:eastAsia="Times New Roman" w:hAnsi="Calibri" w:cstheme="minorBidi" w:hint="default"/>
        <w:b w:val="0"/>
        <w:i w:val="0"/>
        <w:caps w:val="0"/>
        <w:color w:val="000000"/>
        <w:sz w:val="22"/>
        <w:u w:val="none"/>
      </w:rPr>
    </w:lvl>
    <w:lvl w:ilvl="4">
      <w:start w:val="1"/>
      <w:numFmt w:val="lowerRoman"/>
      <w:pStyle w:val="Heading5"/>
      <w:lvlText w:val="(%5)"/>
      <w:lvlJc w:val="left"/>
      <w:pPr>
        <w:tabs>
          <w:tab w:val="num" w:pos="3600"/>
        </w:tabs>
        <w:ind w:left="0" w:firstLine="2880"/>
      </w:pPr>
      <w:rPr>
        <w:rFonts w:hint="default"/>
        <w:b/>
        <w:i w:val="0"/>
        <w:caps w:val="0"/>
        <w:color w:val="010000"/>
        <w:u w:val="none"/>
      </w:rPr>
    </w:lvl>
    <w:lvl w:ilvl="5">
      <w:start w:val="1"/>
      <w:numFmt w:val="lowerLetter"/>
      <w:pStyle w:val="Heading6"/>
      <w:lvlText w:val="(%6)"/>
      <w:lvlJc w:val="left"/>
      <w:pPr>
        <w:tabs>
          <w:tab w:val="num" w:pos="3600"/>
        </w:tabs>
        <w:ind w:left="0" w:firstLine="2880"/>
      </w:pPr>
      <w:rPr>
        <w:rFonts w:hint="default"/>
        <w:b/>
        <w:i w:val="0"/>
        <w:caps w:val="0"/>
        <w:color w:val="010000"/>
        <w:u w:val="none"/>
      </w:rPr>
    </w:lvl>
    <w:lvl w:ilvl="6">
      <w:start w:val="1"/>
      <w:numFmt w:val="decimal"/>
      <w:pStyle w:val="Heading7"/>
      <w:lvlText w:val="(%7)"/>
      <w:lvlJc w:val="left"/>
      <w:pPr>
        <w:tabs>
          <w:tab w:val="num" w:pos="4320"/>
        </w:tabs>
        <w:ind w:left="0" w:firstLine="3600"/>
      </w:pPr>
      <w:rPr>
        <w:rFonts w:hint="default"/>
        <w:b/>
        <w:i w:val="0"/>
        <w:caps w:val="0"/>
        <w:color w:val="010000"/>
        <w:u w:val="none"/>
      </w:rPr>
    </w:lvl>
    <w:lvl w:ilvl="7">
      <w:start w:val="1"/>
      <w:numFmt w:val="lowerRoman"/>
      <w:pStyle w:val="Heading8"/>
      <w:lvlText w:val="%8)"/>
      <w:lvlJc w:val="left"/>
      <w:pPr>
        <w:tabs>
          <w:tab w:val="num" w:pos="5040"/>
        </w:tabs>
        <w:ind w:left="0" w:firstLine="4320"/>
      </w:pPr>
      <w:rPr>
        <w:rFonts w:hint="default"/>
        <w:b/>
        <w:i w:val="0"/>
        <w:caps w:val="0"/>
        <w:color w:val="010000"/>
        <w:u w:val="none"/>
      </w:rPr>
    </w:lvl>
    <w:lvl w:ilvl="8">
      <w:start w:val="1"/>
      <w:numFmt w:val="lowerLetter"/>
      <w:pStyle w:val="Heading9"/>
      <w:lvlText w:val="%9)"/>
      <w:lvlJc w:val="left"/>
      <w:pPr>
        <w:tabs>
          <w:tab w:val="num" w:pos="5760"/>
        </w:tabs>
        <w:ind w:left="0" w:firstLine="5040"/>
      </w:pPr>
      <w:rPr>
        <w:rFonts w:hint="default"/>
        <w:b/>
        <w:i w:val="0"/>
        <w:caps w:val="0"/>
        <w:color w:val="010000"/>
        <w:u w:val="none"/>
      </w:rPr>
    </w:lvl>
  </w:abstractNum>
  <w:abstractNum w:abstractNumId="27" w15:restartNumberingAfterBreak="0">
    <w:nsid w:val="45D13045"/>
    <w:multiLevelType w:val="hybridMultilevel"/>
    <w:tmpl w:val="05CA5BB4"/>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BBB08C8"/>
    <w:multiLevelType w:val="hybridMultilevel"/>
    <w:tmpl w:val="34A4E2A4"/>
    <w:lvl w:ilvl="0" w:tplc="CC30CC64">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E2571C"/>
    <w:multiLevelType w:val="hybridMultilevel"/>
    <w:tmpl w:val="31D634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8160D4"/>
    <w:multiLevelType w:val="hybridMultilevel"/>
    <w:tmpl w:val="E16A62CA"/>
    <w:lvl w:ilvl="0" w:tplc="59F2078E">
      <w:start w:val="1"/>
      <w:numFmt w:val="upperLetter"/>
      <w:lvlText w:val="%1."/>
      <w:lvlJc w:val="left"/>
      <w:pPr>
        <w:ind w:left="720" w:hanging="360"/>
      </w:pPr>
      <w:rPr>
        <w:rFonts w:hint="default"/>
        <w:b/>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F616D8"/>
    <w:multiLevelType w:val="hybridMultilevel"/>
    <w:tmpl w:val="FE605B90"/>
    <w:lvl w:ilvl="0" w:tplc="B6C40DB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05528D"/>
    <w:multiLevelType w:val="hybridMultilevel"/>
    <w:tmpl w:val="E16A62CA"/>
    <w:lvl w:ilvl="0" w:tplc="FFFFFFFF">
      <w:start w:val="1"/>
      <w:numFmt w:val="upperLetter"/>
      <w:lvlText w:val="%1."/>
      <w:lvlJc w:val="left"/>
      <w:pPr>
        <w:ind w:left="720" w:hanging="360"/>
      </w:pPr>
      <w:rPr>
        <w:rFonts w:hint="default"/>
        <w:b/>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E309B1"/>
    <w:multiLevelType w:val="hybridMultilevel"/>
    <w:tmpl w:val="EF6A7F5A"/>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E10AF8"/>
    <w:multiLevelType w:val="singleLevel"/>
    <w:tmpl w:val="C7E6399C"/>
    <w:name w:val="BB Numbered List"/>
    <w:lvl w:ilvl="0">
      <w:start w:val="1"/>
      <w:numFmt w:val="decimal"/>
      <w:lvlText w:val="%1."/>
      <w:lvlJc w:val="left"/>
      <w:pPr>
        <w:tabs>
          <w:tab w:val="num" w:pos="1440"/>
        </w:tabs>
        <w:ind w:left="1440" w:hanging="720"/>
      </w:pPr>
    </w:lvl>
  </w:abstractNum>
  <w:abstractNum w:abstractNumId="35" w15:restartNumberingAfterBreak="0">
    <w:nsid w:val="5B966299"/>
    <w:multiLevelType w:val="hybridMultilevel"/>
    <w:tmpl w:val="83A2645E"/>
    <w:lvl w:ilvl="0" w:tplc="FFFFFFFF">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C7A0950"/>
    <w:multiLevelType w:val="hybridMultilevel"/>
    <w:tmpl w:val="DCD6B218"/>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5A703F"/>
    <w:multiLevelType w:val="multilevel"/>
    <w:tmpl w:val="E3F0FBB2"/>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EBB0490"/>
    <w:multiLevelType w:val="hybridMultilevel"/>
    <w:tmpl w:val="85245EC2"/>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74E7783"/>
    <w:multiLevelType w:val="multilevel"/>
    <w:tmpl w:val="C9A08F84"/>
    <w:name w:val="AP Numbering Scheme  3"/>
    <w:lvl w:ilvl="0">
      <w:start w:val="1"/>
      <w:numFmt w:val="decimal"/>
      <w:lvlText w:val="%1."/>
      <w:lvlJc w:val="left"/>
      <w:pPr>
        <w:tabs>
          <w:tab w:val="num" w:pos="1440"/>
        </w:tabs>
        <w:ind w:left="0" w:firstLine="720"/>
      </w:pPr>
      <w:rPr>
        <w:color w:val="000000"/>
        <w:u w:val="none"/>
      </w:rPr>
    </w:lvl>
    <w:lvl w:ilvl="1">
      <w:start w:val="1"/>
      <w:numFmt w:val="lowerLetter"/>
      <w:lvlText w:val="(%2)"/>
      <w:lvlJc w:val="left"/>
      <w:pPr>
        <w:tabs>
          <w:tab w:val="num" w:pos="2160"/>
        </w:tabs>
        <w:ind w:left="0" w:firstLine="1440"/>
      </w:pPr>
      <w:rPr>
        <w:color w:val="000000"/>
        <w:u w:val="none"/>
      </w:rPr>
    </w:lvl>
    <w:lvl w:ilvl="2">
      <w:start w:val="1"/>
      <w:numFmt w:val="lowerRoman"/>
      <w:lvlText w:val="(%3)"/>
      <w:lvlJc w:val="left"/>
      <w:pPr>
        <w:tabs>
          <w:tab w:val="num" w:pos="2880"/>
        </w:tabs>
        <w:ind w:left="0" w:firstLine="2160"/>
      </w:pPr>
      <w:rPr>
        <w:color w:val="000000"/>
        <w:u w:val="none"/>
      </w:rPr>
    </w:lvl>
    <w:lvl w:ilvl="3">
      <w:start w:val="1"/>
      <w:numFmt w:val="decimal"/>
      <w:lvlText w:val="(%4)"/>
      <w:lvlJc w:val="left"/>
      <w:pPr>
        <w:tabs>
          <w:tab w:val="num" w:pos="3600"/>
        </w:tabs>
        <w:ind w:left="0" w:firstLine="2880"/>
      </w:pPr>
      <w:rPr>
        <w:color w:val="000000"/>
        <w:u w:val="none"/>
      </w:rPr>
    </w:lvl>
    <w:lvl w:ilvl="4">
      <w:start w:val="1"/>
      <w:numFmt w:val="upperLetter"/>
      <w:lvlText w:val="(%5)"/>
      <w:lvlJc w:val="left"/>
      <w:pPr>
        <w:tabs>
          <w:tab w:val="num" w:pos="4320"/>
        </w:tabs>
        <w:ind w:left="0" w:firstLine="3600"/>
      </w:pPr>
      <w:rPr>
        <w:color w:val="000000"/>
        <w:u w:val="none"/>
      </w:rPr>
    </w:lvl>
    <w:lvl w:ilvl="5">
      <w:start w:val="1"/>
      <w:numFmt w:val="lowerRoman"/>
      <w:lvlText w:val="(%6)"/>
      <w:lvlJc w:val="left"/>
      <w:pPr>
        <w:tabs>
          <w:tab w:val="num" w:pos="5040"/>
        </w:tabs>
        <w:ind w:left="0" w:firstLine="4320"/>
      </w:pPr>
      <w:rPr>
        <w:color w:val="000000"/>
        <w:u w:val="none"/>
      </w:rPr>
    </w:lvl>
    <w:lvl w:ilvl="6">
      <w:start w:val="1"/>
      <w:numFmt w:val="lowerLetter"/>
      <w:lvlText w:val="(%7)"/>
      <w:lvlJc w:val="left"/>
      <w:pPr>
        <w:tabs>
          <w:tab w:val="num" w:pos="5760"/>
        </w:tabs>
        <w:ind w:left="0" w:firstLine="5040"/>
      </w:pPr>
      <w:rPr>
        <w:color w:val="000000"/>
        <w:u w:val="none"/>
      </w:rPr>
    </w:lvl>
    <w:lvl w:ilvl="7">
      <w:start w:val="1"/>
      <w:numFmt w:val="decimal"/>
      <w:lvlText w:val="(%8)"/>
      <w:lvlJc w:val="left"/>
      <w:pPr>
        <w:tabs>
          <w:tab w:val="num" w:pos="6480"/>
        </w:tabs>
        <w:ind w:left="0" w:firstLine="5760"/>
      </w:pPr>
      <w:rPr>
        <w:color w:val="000000"/>
        <w:u w:val="none"/>
      </w:rPr>
    </w:lvl>
    <w:lvl w:ilvl="8">
      <w:start w:val="1"/>
      <w:numFmt w:val="lowerRoman"/>
      <w:lvlText w:val="(%9)"/>
      <w:lvlJc w:val="left"/>
      <w:pPr>
        <w:tabs>
          <w:tab w:val="num" w:pos="7200"/>
        </w:tabs>
        <w:ind w:left="0" w:firstLine="6480"/>
      </w:pPr>
      <w:rPr>
        <w:color w:val="000000"/>
        <w:u w:val="none"/>
      </w:rPr>
    </w:lvl>
  </w:abstractNum>
  <w:abstractNum w:abstractNumId="40" w15:restartNumberingAfterBreak="0">
    <w:nsid w:val="6D482372"/>
    <w:multiLevelType w:val="hybridMultilevel"/>
    <w:tmpl w:val="2B0E27EE"/>
    <w:lvl w:ilvl="0" w:tplc="0F1ACFC0">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A6C76"/>
    <w:multiLevelType w:val="hybridMultilevel"/>
    <w:tmpl w:val="66842C5A"/>
    <w:lvl w:ilvl="0" w:tplc="E904C438">
      <w:start w:val="1"/>
      <w:numFmt w:val="bullet"/>
      <w:lvlText w:val=""/>
      <w:lvlJc w:val="left"/>
      <w:pPr>
        <w:ind w:left="1020" w:hanging="360"/>
      </w:pPr>
      <w:rPr>
        <w:rFonts w:ascii="Symbol" w:hAnsi="Symbol"/>
      </w:rPr>
    </w:lvl>
    <w:lvl w:ilvl="1" w:tplc="345E8456">
      <w:start w:val="1"/>
      <w:numFmt w:val="bullet"/>
      <w:lvlText w:val=""/>
      <w:lvlJc w:val="left"/>
      <w:pPr>
        <w:ind w:left="1020" w:hanging="360"/>
      </w:pPr>
      <w:rPr>
        <w:rFonts w:ascii="Symbol" w:hAnsi="Symbol"/>
      </w:rPr>
    </w:lvl>
    <w:lvl w:ilvl="2" w:tplc="3E2A2DDE">
      <w:start w:val="1"/>
      <w:numFmt w:val="bullet"/>
      <w:lvlText w:val=""/>
      <w:lvlJc w:val="left"/>
      <w:pPr>
        <w:ind w:left="1020" w:hanging="360"/>
      </w:pPr>
      <w:rPr>
        <w:rFonts w:ascii="Symbol" w:hAnsi="Symbol"/>
      </w:rPr>
    </w:lvl>
    <w:lvl w:ilvl="3" w:tplc="209A3CC0">
      <w:start w:val="1"/>
      <w:numFmt w:val="bullet"/>
      <w:lvlText w:val=""/>
      <w:lvlJc w:val="left"/>
      <w:pPr>
        <w:ind w:left="1020" w:hanging="360"/>
      </w:pPr>
      <w:rPr>
        <w:rFonts w:ascii="Symbol" w:hAnsi="Symbol"/>
      </w:rPr>
    </w:lvl>
    <w:lvl w:ilvl="4" w:tplc="0BDC3284">
      <w:start w:val="1"/>
      <w:numFmt w:val="bullet"/>
      <w:lvlText w:val=""/>
      <w:lvlJc w:val="left"/>
      <w:pPr>
        <w:ind w:left="1020" w:hanging="360"/>
      </w:pPr>
      <w:rPr>
        <w:rFonts w:ascii="Symbol" w:hAnsi="Symbol"/>
      </w:rPr>
    </w:lvl>
    <w:lvl w:ilvl="5" w:tplc="3766C83E">
      <w:start w:val="1"/>
      <w:numFmt w:val="bullet"/>
      <w:lvlText w:val=""/>
      <w:lvlJc w:val="left"/>
      <w:pPr>
        <w:ind w:left="1020" w:hanging="360"/>
      </w:pPr>
      <w:rPr>
        <w:rFonts w:ascii="Symbol" w:hAnsi="Symbol"/>
      </w:rPr>
    </w:lvl>
    <w:lvl w:ilvl="6" w:tplc="88A0E552">
      <w:start w:val="1"/>
      <w:numFmt w:val="bullet"/>
      <w:lvlText w:val=""/>
      <w:lvlJc w:val="left"/>
      <w:pPr>
        <w:ind w:left="1020" w:hanging="360"/>
      </w:pPr>
      <w:rPr>
        <w:rFonts w:ascii="Symbol" w:hAnsi="Symbol"/>
      </w:rPr>
    </w:lvl>
    <w:lvl w:ilvl="7" w:tplc="3EAA7CF4">
      <w:start w:val="1"/>
      <w:numFmt w:val="bullet"/>
      <w:lvlText w:val=""/>
      <w:lvlJc w:val="left"/>
      <w:pPr>
        <w:ind w:left="1020" w:hanging="360"/>
      </w:pPr>
      <w:rPr>
        <w:rFonts w:ascii="Symbol" w:hAnsi="Symbol"/>
      </w:rPr>
    </w:lvl>
    <w:lvl w:ilvl="8" w:tplc="29306838">
      <w:start w:val="1"/>
      <w:numFmt w:val="bullet"/>
      <w:lvlText w:val=""/>
      <w:lvlJc w:val="left"/>
      <w:pPr>
        <w:ind w:left="1020" w:hanging="360"/>
      </w:pPr>
      <w:rPr>
        <w:rFonts w:ascii="Symbol" w:hAnsi="Symbol"/>
      </w:rPr>
    </w:lvl>
  </w:abstractNum>
  <w:abstractNum w:abstractNumId="42" w15:restartNumberingAfterBreak="0">
    <w:nsid w:val="72BC76CE"/>
    <w:multiLevelType w:val="hybridMultilevel"/>
    <w:tmpl w:val="36A4AD38"/>
    <w:lvl w:ilvl="0" w:tplc="BFD018B2">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B315F0"/>
    <w:multiLevelType w:val="hybridMultilevel"/>
    <w:tmpl w:val="9B2A0818"/>
    <w:lvl w:ilvl="0" w:tplc="962EDB4E">
      <w:start w:val="1"/>
      <w:numFmt w:val="bullet"/>
      <w:lvlRestart w:val="0"/>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EF6142"/>
    <w:multiLevelType w:val="hybridMultilevel"/>
    <w:tmpl w:val="469A0E8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8B0424E"/>
    <w:multiLevelType w:val="multilevel"/>
    <w:tmpl w:val="C8E48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C157F5B"/>
    <w:multiLevelType w:val="multilevel"/>
    <w:tmpl w:val="B7F01280"/>
    <w:name w:val="General Numbering (2)"/>
    <w:lvl w:ilvl="0">
      <w:start w:val="1"/>
      <w:numFmt w:val="decimal"/>
      <w:lvlText w:val="%1."/>
      <w:lvlJc w:val="left"/>
      <w:pPr>
        <w:tabs>
          <w:tab w:val="num" w:pos="720"/>
        </w:tabs>
        <w:ind w:left="720" w:hanging="720"/>
      </w:pPr>
      <w:rPr>
        <w:caps w:val="0"/>
        <w:color w:val="auto"/>
        <w:u w:val="none"/>
      </w:rPr>
    </w:lvl>
    <w:lvl w:ilvl="1">
      <w:start w:val="1"/>
      <w:numFmt w:val="upperLetter"/>
      <w:lvlText w:val="%2."/>
      <w:lvlJc w:val="left"/>
      <w:pPr>
        <w:tabs>
          <w:tab w:val="num" w:pos="1440"/>
        </w:tabs>
        <w:ind w:left="1440" w:hanging="720"/>
      </w:pPr>
      <w:rPr>
        <w:caps w:val="0"/>
        <w:color w:val="auto"/>
        <w:u w:val="none"/>
      </w:rPr>
    </w:lvl>
    <w:lvl w:ilvl="2">
      <w:start w:val="1"/>
      <w:numFmt w:val="lowerRoman"/>
      <w:lvlText w:val="%3."/>
      <w:lvlJc w:val="left"/>
      <w:pPr>
        <w:tabs>
          <w:tab w:val="num" w:pos="2160"/>
        </w:tabs>
        <w:ind w:left="2160" w:hanging="720"/>
      </w:pPr>
      <w:rPr>
        <w:caps w:val="0"/>
        <w:color w:val="auto"/>
        <w:u w:val="none"/>
      </w:rPr>
    </w:lvl>
    <w:lvl w:ilvl="3">
      <w:start w:val="1"/>
      <w:numFmt w:val="decimal"/>
      <w:lvlText w:val="(%4)"/>
      <w:lvlJc w:val="left"/>
      <w:pPr>
        <w:tabs>
          <w:tab w:val="num" w:pos="2880"/>
        </w:tabs>
        <w:ind w:left="2880" w:hanging="720"/>
      </w:pPr>
      <w:rPr>
        <w:caps w:val="0"/>
        <w:color w:val="auto"/>
        <w:u w:val="none"/>
      </w:rPr>
    </w:lvl>
    <w:lvl w:ilvl="4">
      <w:start w:val="1"/>
      <w:numFmt w:val="upperLetter"/>
      <w:lvlText w:val="(%5)"/>
      <w:lvlJc w:val="left"/>
      <w:pPr>
        <w:tabs>
          <w:tab w:val="num" w:pos="3600"/>
        </w:tabs>
        <w:ind w:left="3600" w:hanging="720"/>
      </w:pPr>
      <w:rPr>
        <w:caps w:val="0"/>
        <w:color w:val="auto"/>
        <w:u w:val="none"/>
      </w:rPr>
    </w:lvl>
    <w:lvl w:ilvl="5">
      <w:start w:val="1"/>
      <w:numFmt w:val="lowerRoman"/>
      <w:lvlText w:val="(%6)"/>
      <w:lvlJc w:val="left"/>
      <w:pPr>
        <w:tabs>
          <w:tab w:val="num" w:pos="4320"/>
        </w:tabs>
        <w:ind w:left="4320" w:hanging="720"/>
      </w:pPr>
      <w:rPr>
        <w:caps w:val="0"/>
        <w:color w:val="auto"/>
        <w:u w:val="none"/>
      </w:rPr>
    </w:lvl>
    <w:lvl w:ilvl="6">
      <w:start w:val="1"/>
      <w:numFmt w:val="decimal"/>
      <w:lvlText w:val="%7."/>
      <w:lvlJc w:val="left"/>
      <w:pPr>
        <w:tabs>
          <w:tab w:val="num" w:pos="5040"/>
        </w:tabs>
        <w:ind w:left="5040" w:hanging="720"/>
      </w:pPr>
      <w:rPr>
        <w:caps w:val="0"/>
        <w:color w:val="auto"/>
        <w:u w:val="none"/>
      </w:rPr>
    </w:lvl>
    <w:lvl w:ilvl="7">
      <w:start w:val="1"/>
      <w:numFmt w:val="lowerLetter"/>
      <w:lvlText w:val="%8)"/>
      <w:lvlJc w:val="left"/>
      <w:pPr>
        <w:tabs>
          <w:tab w:val="num" w:pos="5760"/>
        </w:tabs>
        <w:ind w:left="5760" w:hanging="720"/>
      </w:pPr>
      <w:rPr>
        <w:caps w:val="0"/>
        <w:color w:val="auto"/>
        <w:u w:val="none"/>
      </w:rPr>
    </w:lvl>
    <w:lvl w:ilvl="8">
      <w:start w:val="1"/>
      <w:numFmt w:val="lowerRoman"/>
      <w:lvlText w:val="%9)"/>
      <w:lvlJc w:val="left"/>
      <w:pPr>
        <w:tabs>
          <w:tab w:val="num" w:pos="6480"/>
        </w:tabs>
        <w:ind w:left="6480" w:hanging="720"/>
      </w:pPr>
      <w:rPr>
        <w:caps w:val="0"/>
        <w:color w:val="auto"/>
        <w:u w:val="none"/>
      </w:rPr>
    </w:lvl>
  </w:abstractNum>
  <w:abstractNum w:abstractNumId="47" w15:restartNumberingAfterBreak="0">
    <w:nsid w:val="7DA90FC0"/>
    <w:multiLevelType w:val="hybridMultilevel"/>
    <w:tmpl w:val="E9FAD812"/>
    <w:lvl w:ilvl="0" w:tplc="73A0281E">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63941172">
    <w:abstractNumId w:val="19"/>
  </w:num>
  <w:num w:numId="2" w16cid:durableId="477847096">
    <w:abstractNumId w:val="2"/>
  </w:num>
  <w:num w:numId="3" w16cid:durableId="2059433031">
    <w:abstractNumId w:val="26"/>
  </w:num>
  <w:num w:numId="4" w16cid:durableId="1355696183">
    <w:abstractNumId w:val="11"/>
  </w:num>
  <w:num w:numId="5" w16cid:durableId="1085683134">
    <w:abstractNumId w:val="43"/>
  </w:num>
  <w:num w:numId="6" w16cid:durableId="473722659">
    <w:abstractNumId w:val="35"/>
  </w:num>
  <w:num w:numId="7" w16cid:durableId="1654023267">
    <w:abstractNumId w:val="4"/>
  </w:num>
  <w:num w:numId="8" w16cid:durableId="1175343405">
    <w:abstractNumId w:val="17"/>
  </w:num>
  <w:num w:numId="9" w16cid:durableId="1187017930">
    <w:abstractNumId w:val="6"/>
  </w:num>
  <w:num w:numId="10" w16cid:durableId="946502030">
    <w:abstractNumId w:val="30"/>
  </w:num>
  <w:num w:numId="11" w16cid:durableId="1696691752">
    <w:abstractNumId w:val="29"/>
  </w:num>
  <w:num w:numId="12" w16cid:durableId="1091853145">
    <w:abstractNumId w:val="22"/>
  </w:num>
  <w:num w:numId="13" w16cid:durableId="687217904">
    <w:abstractNumId w:val="36"/>
  </w:num>
  <w:num w:numId="14" w16cid:durableId="575016980">
    <w:abstractNumId w:val="10"/>
  </w:num>
  <w:num w:numId="15" w16cid:durableId="928386771">
    <w:abstractNumId w:val="40"/>
  </w:num>
  <w:num w:numId="16" w16cid:durableId="1725828492">
    <w:abstractNumId w:val="44"/>
  </w:num>
  <w:num w:numId="17" w16cid:durableId="317199099">
    <w:abstractNumId w:val="0"/>
  </w:num>
  <w:num w:numId="18" w16cid:durableId="1357661402">
    <w:abstractNumId w:val="16"/>
  </w:num>
  <w:num w:numId="19" w16cid:durableId="1412972474">
    <w:abstractNumId w:val="13"/>
  </w:num>
  <w:num w:numId="20" w16cid:durableId="1683312801">
    <w:abstractNumId w:val="31"/>
  </w:num>
  <w:num w:numId="21" w16cid:durableId="2087725989">
    <w:abstractNumId w:val="9"/>
  </w:num>
  <w:num w:numId="22" w16cid:durableId="383024388">
    <w:abstractNumId w:val="28"/>
  </w:num>
  <w:num w:numId="23" w16cid:durableId="1202550726">
    <w:abstractNumId w:val="18"/>
  </w:num>
  <w:num w:numId="24" w16cid:durableId="363361070">
    <w:abstractNumId w:val="5"/>
  </w:num>
  <w:num w:numId="25" w16cid:durableId="1903590700">
    <w:abstractNumId w:val="27"/>
  </w:num>
  <w:num w:numId="26" w16cid:durableId="2117409722">
    <w:abstractNumId w:val="38"/>
  </w:num>
  <w:num w:numId="27" w16cid:durableId="2127698738">
    <w:abstractNumId w:val="47"/>
  </w:num>
  <w:num w:numId="28" w16cid:durableId="454953937">
    <w:abstractNumId w:val="14"/>
  </w:num>
  <w:num w:numId="29" w16cid:durableId="1629313872">
    <w:abstractNumId w:val="33"/>
  </w:num>
  <w:num w:numId="30" w16cid:durableId="869730559">
    <w:abstractNumId w:val="25"/>
  </w:num>
  <w:num w:numId="31" w16cid:durableId="497960588">
    <w:abstractNumId w:val="20"/>
  </w:num>
  <w:num w:numId="32" w16cid:durableId="1396009899">
    <w:abstractNumId w:val="23"/>
  </w:num>
  <w:num w:numId="33" w16cid:durableId="431170343">
    <w:abstractNumId w:val="1"/>
  </w:num>
  <w:num w:numId="34" w16cid:durableId="1408723630">
    <w:abstractNumId w:val="21"/>
  </w:num>
  <w:num w:numId="35" w16cid:durableId="1473056267">
    <w:abstractNumId w:val="42"/>
  </w:num>
  <w:num w:numId="36" w16cid:durableId="273052752">
    <w:abstractNumId w:val="12"/>
  </w:num>
  <w:num w:numId="37" w16cid:durableId="24722497">
    <w:abstractNumId w:val="45"/>
  </w:num>
  <w:num w:numId="38" w16cid:durableId="583730497">
    <w:abstractNumId w:val="37"/>
  </w:num>
  <w:num w:numId="39" w16cid:durableId="966158244">
    <w:abstractNumId w:val="3"/>
  </w:num>
  <w:num w:numId="40" w16cid:durableId="1293634620">
    <w:abstractNumId w:val="41"/>
  </w:num>
  <w:num w:numId="41" w16cid:durableId="572592832">
    <w:abstractNumId w:val="15"/>
  </w:num>
  <w:num w:numId="42" w16cid:durableId="990642679">
    <w:abstractNumId w:val="32"/>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nwick">
    <w15:presenceInfo w15:providerId="None" w15:userId="Fenwi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pt-BR" w:vendorID="64" w:dllVersion="0" w:nlCheck="1" w:checkStyle="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edNumberingSchemes" w:val="&lt;?xml version=&quot;1.0&quot; encoding=&quot;utf-16&quot;?&gt;&lt;ArrayOfAddedNumberingScheme xmlns:xsd=&quot;http://www.w3.org/2001/XMLSchema&quot; xmlns:xsi=&quot;http://www.w3.org/2001/XMLSchema-instance&quot;&gt;&lt;AddedNumberingScheme&gt;&lt;SelectedNumberingScheme&gt;&lt;LastUpdatedBy&gt;MichelleGuyot&lt;/LastUpdatedBy&gt;&lt;LastUpdated&gt;2015-07-13T16:37:21&lt;/LastUpdated&gt;&lt;NumberingSchemeID&gt;169&lt;/NumberingSchemeID&gt;&lt;SortOrder&gt;0&lt;/SortOrder&gt;&lt;Name&gt;Outline&lt;/Name&gt;&lt;Description&gt;Outline numbering scheme&lt;/Description&gt;&lt;FilterID&gt;4&lt;/FilterID&gt;&lt;FilterArray&gt;4&lt;/FilterArray&gt;&lt;DefaultNumberOfLevelsInTOC&gt;3&lt;/DefaultNumberOfLevelsInTOC&gt;&lt;CustomTOCAttached&gt;false&lt;/CustomTOCAttached&gt;&lt;DefaultTOCSchemeID&gt;0&lt;/DefaultTOCSchemeID&gt;&lt;BitMapID&gt;541&lt;/BitMapID&gt;&lt;Hidden&gt;false&lt;/Hidden&gt;&lt;ListIndexUsed&gt;0&lt;/ListIndexUsed&gt;&lt;CapturedDocument&gt;\\pcgserver\Pcg_Dev\Fenwick &amp;amp; West\Spec Docs\Office2013\Numbering Assistant\v11 for Office 2013\Outline.docx&lt;/CapturedDocument&gt;&lt;CreatedByEndUser&gt;false&lt;/CreatedByEndUser&gt;&lt;ConnectionType&gt;Application&lt;/ConnectionType&gt;&lt;EnforceSchemeFont&gt;false&lt;/EnforceSchemeFont&gt;&lt;/SelectedNumberingScheme&gt;&lt;SelectedSchemeFilter&gt;&lt;LastUpdated&gt;0001-01-01T00:00:00&lt;/LastUpdated&gt;&lt;FilterID&gt;4&lt;/FilterID&gt;&lt;FilterName&gt;Firm-Standard Numbering Schemes&lt;/FilterName&gt;&lt;FilterNameFrench&gt;Schémas de numérotation conformes aux normes de société&lt;/FilterNameFrench&gt;&lt;UserDatabaseOnly&gt;false&lt;/UserDatabaseOnly&gt;&lt;Default&gt;true&lt;/Default&gt;&lt;SortPosition&gt;0&lt;/SortPosition&gt;&lt;/SelectedSchemeFilter&gt;&lt;SelectedNumberingSchemeOptions /&gt;&lt;Index&gt;1&lt;/Index&gt;&lt;/AddedNumberingScheme&gt;&lt;/ArrayOfAddedNumberingScheme&gt;"/>
    <w:docVar w:name="CMRemoved" w:val="False"/>
    <w:docVar w:name="DateRemoved" w:val="True"/>
    <w:docVar w:name="DefaultNumberOfLevelsInTOCForThisScheme" w:val="3"/>
    <w:docVar w:name="DocIDAllPagesExceptFirst" w:val="False"/>
    <w:docVar w:name="DocIDAuthor" w:val="False"/>
    <w:docVar w:name="DocIDClientMatter" w:val="True"/>
    <w:docVar w:name="DocIDDate" w:val="False"/>
    <w:docVar w:name="DocIDDateText" w:val="False"/>
    <w:docVar w:name="DocIDDraft" w:val="False"/>
    <w:docVar w:name="DocIDEOD" w:val="False"/>
    <w:docVar w:name="DocIDFileName" w:val="False"/>
    <w:docVar w:name="DocIDFooter" w:val="True"/>
    <w:docVar w:name="DocIDLibrary" w:val="True"/>
    <w:docVar w:name="DocIDLongDate" w:val="False"/>
    <w:docVar w:name="DocIDPrefix" w:val="False"/>
    <w:docVar w:name="DocIDPrintedDate" w:val="False"/>
    <w:docVar w:name="DocIDRemoved" w:val="False"/>
    <w:docVar w:name="DocIDTime" w:val="False"/>
    <w:docVar w:name="DocIDType" w:val="AllPages"/>
    <w:docVar w:name="DocIDVersion" w:val="True"/>
    <w:docVar w:name="DraftRemoved" w:val="True"/>
    <w:docVar w:name="EnforceSchemeFont" w:val="False"/>
    <w:docVar w:name="LastNumChoice" w:val="11"/>
    <w:docVar w:name="LastSchemeChoice" w:val="Outline"/>
    <w:docVar w:name="LastSchemeUniqueID" w:val="169"/>
    <w:docVar w:name="LegacyDocIDRemoved" w:val="True"/>
    <w:docVar w:name="LegacyNa" w:val="False"/>
    <w:docVar w:name="Option0True" w:val="False"/>
    <w:docVar w:name="Option1True" w:val="False"/>
    <w:docVar w:name="Option2True" w:val="False"/>
    <w:docVar w:name="Option3True" w:val="False"/>
    <w:docVar w:name="Option4True" w:val="False"/>
    <w:docVar w:name="TimeRemoved" w:val="True"/>
  </w:docVars>
  <w:rsids>
    <w:rsidRoot w:val="003A5534"/>
    <w:rsid w:val="000111FE"/>
    <w:rsid w:val="00013FF8"/>
    <w:rsid w:val="000146B2"/>
    <w:rsid w:val="00014EE7"/>
    <w:rsid w:val="000160CD"/>
    <w:rsid w:val="00016C24"/>
    <w:rsid w:val="000211E2"/>
    <w:rsid w:val="00023706"/>
    <w:rsid w:val="00024C38"/>
    <w:rsid w:val="00025631"/>
    <w:rsid w:val="0003188E"/>
    <w:rsid w:val="00040085"/>
    <w:rsid w:val="00042D61"/>
    <w:rsid w:val="00044025"/>
    <w:rsid w:val="00045B62"/>
    <w:rsid w:val="00046D73"/>
    <w:rsid w:val="0005227A"/>
    <w:rsid w:val="00054427"/>
    <w:rsid w:val="00062B5A"/>
    <w:rsid w:val="000652A3"/>
    <w:rsid w:val="0006620E"/>
    <w:rsid w:val="00070E42"/>
    <w:rsid w:val="00076ABC"/>
    <w:rsid w:val="00082272"/>
    <w:rsid w:val="000837C3"/>
    <w:rsid w:val="00084A87"/>
    <w:rsid w:val="0009289A"/>
    <w:rsid w:val="000A4292"/>
    <w:rsid w:val="000A7CA1"/>
    <w:rsid w:val="000B1EBD"/>
    <w:rsid w:val="000B70F6"/>
    <w:rsid w:val="000C2B55"/>
    <w:rsid w:val="000C5FDF"/>
    <w:rsid w:val="000D061A"/>
    <w:rsid w:val="000D08D2"/>
    <w:rsid w:val="000D319C"/>
    <w:rsid w:val="000E17D5"/>
    <w:rsid w:val="000E1B97"/>
    <w:rsid w:val="000E31AF"/>
    <w:rsid w:val="000F3E23"/>
    <w:rsid w:val="000F747B"/>
    <w:rsid w:val="001012F4"/>
    <w:rsid w:val="0010182E"/>
    <w:rsid w:val="001030B9"/>
    <w:rsid w:val="00104832"/>
    <w:rsid w:val="00112FB2"/>
    <w:rsid w:val="00114622"/>
    <w:rsid w:val="001161CD"/>
    <w:rsid w:val="00116FBE"/>
    <w:rsid w:val="00124702"/>
    <w:rsid w:val="00126844"/>
    <w:rsid w:val="00134394"/>
    <w:rsid w:val="0013547D"/>
    <w:rsid w:val="0013626A"/>
    <w:rsid w:val="0014463C"/>
    <w:rsid w:val="00150555"/>
    <w:rsid w:val="0015237B"/>
    <w:rsid w:val="00153ACA"/>
    <w:rsid w:val="00154C40"/>
    <w:rsid w:val="00156889"/>
    <w:rsid w:val="001579AE"/>
    <w:rsid w:val="00160C45"/>
    <w:rsid w:val="001775AC"/>
    <w:rsid w:val="00177F7A"/>
    <w:rsid w:val="00180552"/>
    <w:rsid w:val="001821EE"/>
    <w:rsid w:val="00185755"/>
    <w:rsid w:val="00187C03"/>
    <w:rsid w:val="001909E8"/>
    <w:rsid w:val="001A031E"/>
    <w:rsid w:val="001A0E0B"/>
    <w:rsid w:val="001B0698"/>
    <w:rsid w:val="001B49D0"/>
    <w:rsid w:val="001B58E1"/>
    <w:rsid w:val="001B6896"/>
    <w:rsid w:val="001B7C99"/>
    <w:rsid w:val="001C07CC"/>
    <w:rsid w:val="001C16F9"/>
    <w:rsid w:val="001C3EC4"/>
    <w:rsid w:val="001C6AB4"/>
    <w:rsid w:val="001D3964"/>
    <w:rsid w:val="001D477C"/>
    <w:rsid w:val="001D5F08"/>
    <w:rsid w:val="001E4370"/>
    <w:rsid w:val="001E6834"/>
    <w:rsid w:val="001F0ADF"/>
    <w:rsid w:val="001F6263"/>
    <w:rsid w:val="002009DD"/>
    <w:rsid w:val="00200D31"/>
    <w:rsid w:val="00203D9B"/>
    <w:rsid w:val="00207519"/>
    <w:rsid w:val="002133D5"/>
    <w:rsid w:val="00215493"/>
    <w:rsid w:val="00216F13"/>
    <w:rsid w:val="00221CD4"/>
    <w:rsid w:val="0022390A"/>
    <w:rsid w:val="00224245"/>
    <w:rsid w:val="00226AF8"/>
    <w:rsid w:val="00235AC8"/>
    <w:rsid w:val="00237752"/>
    <w:rsid w:val="00242AF0"/>
    <w:rsid w:val="0024638E"/>
    <w:rsid w:val="00250BB5"/>
    <w:rsid w:val="002542B6"/>
    <w:rsid w:val="002578D3"/>
    <w:rsid w:val="00264579"/>
    <w:rsid w:val="00273C64"/>
    <w:rsid w:val="00273F2B"/>
    <w:rsid w:val="00274604"/>
    <w:rsid w:val="00280724"/>
    <w:rsid w:val="002865FA"/>
    <w:rsid w:val="002A0AB5"/>
    <w:rsid w:val="002A1F6B"/>
    <w:rsid w:val="002B1E7B"/>
    <w:rsid w:val="002B596D"/>
    <w:rsid w:val="002C41A6"/>
    <w:rsid w:val="002E5112"/>
    <w:rsid w:val="002E5628"/>
    <w:rsid w:val="002E7C17"/>
    <w:rsid w:val="002F0DF6"/>
    <w:rsid w:val="002F0F19"/>
    <w:rsid w:val="002F63AB"/>
    <w:rsid w:val="002F7E1C"/>
    <w:rsid w:val="0030180A"/>
    <w:rsid w:val="00305704"/>
    <w:rsid w:val="00317763"/>
    <w:rsid w:val="00317A67"/>
    <w:rsid w:val="00322DDC"/>
    <w:rsid w:val="00330BBB"/>
    <w:rsid w:val="00331381"/>
    <w:rsid w:val="003368F0"/>
    <w:rsid w:val="00340BA6"/>
    <w:rsid w:val="003428E7"/>
    <w:rsid w:val="00343946"/>
    <w:rsid w:val="00345C90"/>
    <w:rsid w:val="00350B8E"/>
    <w:rsid w:val="003511BB"/>
    <w:rsid w:val="00353343"/>
    <w:rsid w:val="0035509E"/>
    <w:rsid w:val="003611EF"/>
    <w:rsid w:val="00362AD2"/>
    <w:rsid w:val="00364561"/>
    <w:rsid w:val="00376926"/>
    <w:rsid w:val="003904E9"/>
    <w:rsid w:val="00397E46"/>
    <w:rsid w:val="003A5534"/>
    <w:rsid w:val="003A568C"/>
    <w:rsid w:val="003B09BE"/>
    <w:rsid w:val="003B275C"/>
    <w:rsid w:val="003C3A2A"/>
    <w:rsid w:val="003C627F"/>
    <w:rsid w:val="003D0E1C"/>
    <w:rsid w:val="003D1670"/>
    <w:rsid w:val="003E6E2F"/>
    <w:rsid w:val="003F773A"/>
    <w:rsid w:val="0040684C"/>
    <w:rsid w:val="00420D98"/>
    <w:rsid w:val="00422610"/>
    <w:rsid w:val="004262EA"/>
    <w:rsid w:val="00426BBB"/>
    <w:rsid w:val="00431912"/>
    <w:rsid w:val="004441F1"/>
    <w:rsid w:val="00444E4B"/>
    <w:rsid w:val="00444F2C"/>
    <w:rsid w:val="00450EBD"/>
    <w:rsid w:val="00451F59"/>
    <w:rsid w:val="00452570"/>
    <w:rsid w:val="00454AD7"/>
    <w:rsid w:val="00455DA5"/>
    <w:rsid w:val="004602BE"/>
    <w:rsid w:val="00462D9E"/>
    <w:rsid w:val="00466205"/>
    <w:rsid w:val="00467626"/>
    <w:rsid w:val="00483AC7"/>
    <w:rsid w:val="00485403"/>
    <w:rsid w:val="00490267"/>
    <w:rsid w:val="004957AB"/>
    <w:rsid w:val="004958F3"/>
    <w:rsid w:val="004A6E53"/>
    <w:rsid w:val="004A7222"/>
    <w:rsid w:val="004A7F59"/>
    <w:rsid w:val="004B1104"/>
    <w:rsid w:val="004B3F89"/>
    <w:rsid w:val="004B48BB"/>
    <w:rsid w:val="004C037D"/>
    <w:rsid w:val="004C3F96"/>
    <w:rsid w:val="004C683A"/>
    <w:rsid w:val="004C6C68"/>
    <w:rsid w:val="004D074F"/>
    <w:rsid w:val="004D4FD5"/>
    <w:rsid w:val="004D5142"/>
    <w:rsid w:val="004D544B"/>
    <w:rsid w:val="004E12AC"/>
    <w:rsid w:val="005005E1"/>
    <w:rsid w:val="00514759"/>
    <w:rsid w:val="00515370"/>
    <w:rsid w:val="00515997"/>
    <w:rsid w:val="005159E3"/>
    <w:rsid w:val="005171B1"/>
    <w:rsid w:val="00517F32"/>
    <w:rsid w:val="00520435"/>
    <w:rsid w:val="00523AEE"/>
    <w:rsid w:val="00530587"/>
    <w:rsid w:val="00531A51"/>
    <w:rsid w:val="005359D9"/>
    <w:rsid w:val="00536680"/>
    <w:rsid w:val="005437C5"/>
    <w:rsid w:val="005575D3"/>
    <w:rsid w:val="0056014A"/>
    <w:rsid w:val="00560260"/>
    <w:rsid w:val="00561B90"/>
    <w:rsid w:val="0056635F"/>
    <w:rsid w:val="00566697"/>
    <w:rsid w:val="00566A76"/>
    <w:rsid w:val="00571161"/>
    <w:rsid w:val="00575303"/>
    <w:rsid w:val="005763E1"/>
    <w:rsid w:val="00580350"/>
    <w:rsid w:val="00583CEB"/>
    <w:rsid w:val="005855D8"/>
    <w:rsid w:val="00586C86"/>
    <w:rsid w:val="00591224"/>
    <w:rsid w:val="00595C56"/>
    <w:rsid w:val="005A03D5"/>
    <w:rsid w:val="005A104A"/>
    <w:rsid w:val="005A1B7B"/>
    <w:rsid w:val="005A433D"/>
    <w:rsid w:val="005A6B0C"/>
    <w:rsid w:val="005B1833"/>
    <w:rsid w:val="005B539E"/>
    <w:rsid w:val="005C20E3"/>
    <w:rsid w:val="005C370C"/>
    <w:rsid w:val="005C4E8E"/>
    <w:rsid w:val="005C609F"/>
    <w:rsid w:val="005D043E"/>
    <w:rsid w:val="005D296D"/>
    <w:rsid w:val="005D5890"/>
    <w:rsid w:val="005D66C7"/>
    <w:rsid w:val="005E138B"/>
    <w:rsid w:val="005E1BC5"/>
    <w:rsid w:val="005E7ED5"/>
    <w:rsid w:val="005F06CE"/>
    <w:rsid w:val="005F2AEC"/>
    <w:rsid w:val="005F6D01"/>
    <w:rsid w:val="005F763F"/>
    <w:rsid w:val="006001FD"/>
    <w:rsid w:val="006120DD"/>
    <w:rsid w:val="00613557"/>
    <w:rsid w:val="006170F4"/>
    <w:rsid w:val="0062067E"/>
    <w:rsid w:val="00620854"/>
    <w:rsid w:val="00620924"/>
    <w:rsid w:val="00622A80"/>
    <w:rsid w:val="00623A12"/>
    <w:rsid w:val="006257D9"/>
    <w:rsid w:val="00625FB6"/>
    <w:rsid w:val="006273A9"/>
    <w:rsid w:val="006311AF"/>
    <w:rsid w:val="006323D3"/>
    <w:rsid w:val="00643631"/>
    <w:rsid w:val="00654D47"/>
    <w:rsid w:val="00655ECB"/>
    <w:rsid w:val="00664DAF"/>
    <w:rsid w:val="00665DBC"/>
    <w:rsid w:val="00670997"/>
    <w:rsid w:val="006709E1"/>
    <w:rsid w:val="00671F8B"/>
    <w:rsid w:val="00684CF7"/>
    <w:rsid w:val="00691A9C"/>
    <w:rsid w:val="006937E8"/>
    <w:rsid w:val="0069506E"/>
    <w:rsid w:val="006A278A"/>
    <w:rsid w:val="006B11C7"/>
    <w:rsid w:val="006B1589"/>
    <w:rsid w:val="006B7375"/>
    <w:rsid w:val="006C0864"/>
    <w:rsid w:val="006C4E3D"/>
    <w:rsid w:val="006D1F63"/>
    <w:rsid w:val="006D3140"/>
    <w:rsid w:val="006D4E9A"/>
    <w:rsid w:val="006E1143"/>
    <w:rsid w:val="006E540A"/>
    <w:rsid w:val="006E6C41"/>
    <w:rsid w:val="006F0012"/>
    <w:rsid w:val="006F4281"/>
    <w:rsid w:val="006F5E14"/>
    <w:rsid w:val="006F62FE"/>
    <w:rsid w:val="006F67F6"/>
    <w:rsid w:val="007008AA"/>
    <w:rsid w:val="00701156"/>
    <w:rsid w:val="007051D3"/>
    <w:rsid w:val="0070535B"/>
    <w:rsid w:val="00711383"/>
    <w:rsid w:val="007139D1"/>
    <w:rsid w:val="007140D2"/>
    <w:rsid w:val="0072221F"/>
    <w:rsid w:val="00727E3E"/>
    <w:rsid w:val="007422A0"/>
    <w:rsid w:val="00746E51"/>
    <w:rsid w:val="00750F79"/>
    <w:rsid w:val="00752420"/>
    <w:rsid w:val="0075537F"/>
    <w:rsid w:val="0075557A"/>
    <w:rsid w:val="00757857"/>
    <w:rsid w:val="00766501"/>
    <w:rsid w:val="00774162"/>
    <w:rsid w:val="00776ED4"/>
    <w:rsid w:val="00786BD4"/>
    <w:rsid w:val="00793BA1"/>
    <w:rsid w:val="00795F9B"/>
    <w:rsid w:val="00796513"/>
    <w:rsid w:val="007A0231"/>
    <w:rsid w:val="007A31CF"/>
    <w:rsid w:val="007A75DB"/>
    <w:rsid w:val="007A7ADA"/>
    <w:rsid w:val="007B07B2"/>
    <w:rsid w:val="007B07D3"/>
    <w:rsid w:val="007B0BA4"/>
    <w:rsid w:val="007B20D2"/>
    <w:rsid w:val="007B23A1"/>
    <w:rsid w:val="007B2969"/>
    <w:rsid w:val="007C2B06"/>
    <w:rsid w:val="007C6CCD"/>
    <w:rsid w:val="007C6F3B"/>
    <w:rsid w:val="007D4D14"/>
    <w:rsid w:val="007D757D"/>
    <w:rsid w:val="007D7CF7"/>
    <w:rsid w:val="007E0CC6"/>
    <w:rsid w:val="007F32B1"/>
    <w:rsid w:val="007F5CC8"/>
    <w:rsid w:val="00806EE5"/>
    <w:rsid w:val="0081496D"/>
    <w:rsid w:val="00814C9C"/>
    <w:rsid w:val="008164D7"/>
    <w:rsid w:val="00822B30"/>
    <w:rsid w:val="00823ED5"/>
    <w:rsid w:val="00827F00"/>
    <w:rsid w:val="00832553"/>
    <w:rsid w:val="00837FAE"/>
    <w:rsid w:val="00844262"/>
    <w:rsid w:val="0084656E"/>
    <w:rsid w:val="008466D7"/>
    <w:rsid w:val="0085104B"/>
    <w:rsid w:val="00862E2E"/>
    <w:rsid w:val="00863FA8"/>
    <w:rsid w:val="00870E55"/>
    <w:rsid w:val="00873F2B"/>
    <w:rsid w:val="00880785"/>
    <w:rsid w:val="00880D58"/>
    <w:rsid w:val="0088245E"/>
    <w:rsid w:val="00886B15"/>
    <w:rsid w:val="008914C8"/>
    <w:rsid w:val="00892744"/>
    <w:rsid w:val="008A0B11"/>
    <w:rsid w:val="008B50D3"/>
    <w:rsid w:val="008C2162"/>
    <w:rsid w:val="008C6796"/>
    <w:rsid w:val="008D2FED"/>
    <w:rsid w:val="008D38D0"/>
    <w:rsid w:val="008D46CD"/>
    <w:rsid w:val="008E3E2A"/>
    <w:rsid w:val="008E3F20"/>
    <w:rsid w:val="008E5F00"/>
    <w:rsid w:val="008F3973"/>
    <w:rsid w:val="00901074"/>
    <w:rsid w:val="00901C45"/>
    <w:rsid w:val="0090685C"/>
    <w:rsid w:val="009140A7"/>
    <w:rsid w:val="00917969"/>
    <w:rsid w:val="00917C2D"/>
    <w:rsid w:val="009201DF"/>
    <w:rsid w:val="009206D9"/>
    <w:rsid w:val="009225EA"/>
    <w:rsid w:val="00934228"/>
    <w:rsid w:val="009417E4"/>
    <w:rsid w:val="00946CC8"/>
    <w:rsid w:val="00953D2F"/>
    <w:rsid w:val="00955B54"/>
    <w:rsid w:val="00955E89"/>
    <w:rsid w:val="0095668B"/>
    <w:rsid w:val="009570B6"/>
    <w:rsid w:val="00957763"/>
    <w:rsid w:val="00961300"/>
    <w:rsid w:val="00967077"/>
    <w:rsid w:val="0097296D"/>
    <w:rsid w:val="009758F3"/>
    <w:rsid w:val="00976A4F"/>
    <w:rsid w:val="00976B54"/>
    <w:rsid w:val="0098142F"/>
    <w:rsid w:val="0098226E"/>
    <w:rsid w:val="009831C5"/>
    <w:rsid w:val="009859EF"/>
    <w:rsid w:val="00987ACC"/>
    <w:rsid w:val="00993858"/>
    <w:rsid w:val="00996F52"/>
    <w:rsid w:val="009A17BB"/>
    <w:rsid w:val="009A371B"/>
    <w:rsid w:val="009A5C6A"/>
    <w:rsid w:val="009B4219"/>
    <w:rsid w:val="009B4D75"/>
    <w:rsid w:val="009B5660"/>
    <w:rsid w:val="009B6452"/>
    <w:rsid w:val="009C366C"/>
    <w:rsid w:val="009C550A"/>
    <w:rsid w:val="009D29FA"/>
    <w:rsid w:val="009D3B0B"/>
    <w:rsid w:val="009D556F"/>
    <w:rsid w:val="009E0804"/>
    <w:rsid w:val="009E1590"/>
    <w:rsid w:val="009E2779"/>
    <w:rsid w:val="009E4C72"/>
    <w:rsid w:val="009F3B5F"/>
    <w:rsid w:val="009F76B0"/>
    <w:rsid w:val="00A035B2"/>
    <w:rsid w:val="00A03E3C"/>
    <w:rsid w:val="00A04091"/>
    <w:rsid w:val="00A079FB"/>
    <w:rsid w:val="00A10780"/>
    <w:rsid w:val="00A1079A"/>
    <w:rsid w:val="00A122D8"/>
    <w:rsid w:val="00A14750"/>
    <w:rsid w:val="00A16ED1"/>
    <w:rsid w:val="00A17AE8"/>
    <w:rsid w:val="00A23E44"/>
    <w:rsid w:val="00A3333A"/>
    <w:rsid w:val="00A3688E"/>
    <w:rsid w:val="00A40423"/>
    <w:rsid w:val="00A41630"/>
    <w:rsid w:val="00A52336"/>
    <w:rsid w:val="00A53136"/>
    <w:rsid w:val="00A57AA6"/>
    <w:rsid w:val="00A61CD6"/>
    <w:rsid w:val="00A669AD"/>
    <w:rsid w:val="00A67F04"/>
    <w:rsid w:val="00A71C8E"/>
    <w:rsid w:val="00A740FA"/>
    <w:rsid w:val="00A774C4"/>
    <w:rsid w:val="00A801EE"/>
    <w:rsid w:val="00A922E2"/>
    <w:rsid w:val="00AA1338"/>
    <w:rsid w:val="00AA13AC"/>
    <w:rsid w:val="00AA56AA"/>
    <w:rsid w:val="00AA5837"/>
    <w:rsid w:val="00AB4EB2"/>
    <w:rsid w:val="00AC0D6E"/>
    <w:rsid w:val="00AC6D29"/>
    <w:rsid w:val="00AD15FF"/>
    <w:rsid w:val="00AD305B"/>
    <w:rsid w:val="00AD47AD"/>
    <w:rsid w:val="00AD5DA0"/>
    <w:rsid w:val="00AE1C75"/>
    <w:rsid w:val="00AE7238"/>
    <w:rsid w:val="00AF1949"/>
    <w:rsid w:val="00AF3B9A"/>
    <w:rsid w:val="00AF7931"/>
    <w:rsid w:val="00B01FAC"/>
    <w:rsid w:val="00B04E1D"/>
    <w:rsid w:val="00B06E10"/>
    <w:rsid w:val="00B17779"/>
    <w:rsid w:val="00B20491"/>
    <w:rsid w:val="00B20977"/>
    <w:rsid w:val="00B27C96"/>
    <w:rsid w:val="00B321C3"/>
    <w:rsid w:val="00B35981"/>
    <w:rsid w:val="00B3607C"/>
    <w:rsid w:val="00B36268"/>
    <w:rsid w:val="00B459D7"/>
    <w:rsid w:val="00B570EA"/>
    <w:rsid w:val="00B60CEC"/>
    <w:rsid w:val="00B751FD"/>
    <w:rsid w:val="00B76A44"/>
    <w:rsid w:val="00B76ABF"/>
    <w:rsid w:val="00B777F2"/>
    <w:rsid w:val="00B81579"/>
    <w:rsid w:val="00B8325B"/>
    <w:rsid w:val="00B85F5D"/>
    <w:rsid w:val="00B87652"/>
    <w:rsid w:val="00BA183C"/>
    <w:rsid w:val="00BA2EBA"/>
    <w:rsid w:val="00BA322A"/>
    <w:rsid w:val="00BA75F7"/>
    <w:rsid w:val="00BA7A7A"/>
    <w:rsid w:val="00BB027A"/>
    <w:rsid w:val="00BB2BB9"/>
    <w:rsid w:val="00BB7E9F"/>
    <w:rsid w:val="00BC3F4E"/>
    <w:rsid w:val="00BD042B"/>
    <w:rsid w:val="00BD09F8"/>
    <w:rsid w:val="00BD5928"/>
    <w:rsid w:val="00BD781A"/>
    <w:rsid w:val="00BE24BE"/>
    <w:rsid w:val="00BE2569"/>
    <w:rsid w:val="00BE50C0"/>
    <w:rsid w:val="00BE5339"/>
    <w:rsid w:val="00BF59D3"/>
    <w:rsid w:val="00BF7054"/>
    <w:rsid w:val="00C03E20"/>
    <w:rsid w:val="00C040F8"/>
    <w:rsid w:val="00C0439A"/>
    <w:rsid w:val="00C12378"/>
    <w:rsid w:val="00C1457F"/>
    <w:rsid w:val="00C156A9"/>
    <w:rsid w:val="00C170CE"/>
    <w:rsid w:val="00C2030C"/>
    <w:rsid w:val="00C20568"/>
    <w:rsid w:val="00C27DCA"/>
    <w:rsid w:val="00C376BE"/>
    <w:rsid w:val="00C37AAD"/>
    <w:rsid w:val="00C37E13"/>
    <w:rsid w:val="00C40506"/>
    <w:rsid w:val="00C410D1"/>
    <w:rsid w:val="00C55A53"/>
    <w:rsid w:val="00C6107B"/>
    <w:rsid w:val="00C61D5D"/>
    <w:rsid w:val="00C63FC0"/>
    <w:rsid w:val="00C72AD5"/>
    <w:rsid w:val="00C73B45"/>
    <w:rsid w:val="00C7611B"/>
    <w:rsid w:val="00C76A5E"/>
    <w:rsid w:val="00C778EA"/>
    <w:rsid w:val="00C8387E"/>
    <w:rsid w:val="00C83D58"/>
    <w:rsid w:val="00C86B01"/>
    <w:rsid w:val="00C9002A"/>
    <w:rsid w:val="00C920F3"/>
    <w:rsid w:val="00C96C2B"/>
    <w:rsid w:val="00CA3450"/>
    <w:rsid w:val="00CA394F"/>
    <w:rsid w:val="00CA7ED6"/>
    <w:rsid w:val="00CB265B"/>
    <w:rsid w:val="00CB2762"/>
    <w:rsid w:val="00CB3B1B"/>
    <w:rsid w:val="00CB3D40"/>
    <w:rsid w:val="00CC1808"/>
    <w:rsid w:val="00CC50CB"/>
    <w:rsid w:val="00CC6ADE"/>
    <w:rsid w:val="00CF0CFE"/>
    <w:rsid w:val="00D0070F"/>
    <w:rsid w:val="00D00B33"/>
    <w:rsid w:val="00D03487"/>
    <w:rsid w:val="00D0474F"/>
    <w:rsid w:val="00D05156"/>
    <w:rsid w:val="00D11CF3"/>
    <w:rsid w:val="00D14CBD"/>
    <w:rsid w:val="00D2220C"/>
    <w:rsid w:val="00D24207"/>
    <w:rsid w:val="00D24826"/>
    <w:rsid w:val="00D437EE"/>
    <w:rsid w:val="00D46B0A"/>
    <w:rsid w:val="00D57A9D"/>
    <w:rsid w:val="00D600C5"/>
    <w:rsid w:val="00D6483C"/>
    <w:rsid w:val="00D66C55"/>
    <w:rsid w:val="00D670DB"/>
    <w:rsid w:val="00D762D6"/>
    <w:rsid w:val="00D7679D"/>
    <w:rsid w:val="00D80010"/>
    <w:rsid w:val="00D82F67"/>
    <w:rsid w:val="00D845CB"/>
    <w:rsid w:val="00D90B90"/>
    <w:rsid w:val="00D9124E"/>
    <w:rsid w:val="00D955DC"/>
    <w:rsid w:val="00DA0FE1"/>
    <w:rsid w:val="00DB32AE"/>
    <w:rsid w:val="00DB4B1B"/>
    <w:rsid w:val="00DC3FCF"/>
    <w:rsid w:val="00DC5206"/>
    <w:rsid w:val="00DD12B4"/>
    <w:rsid w:val="00DD353F"/>
    <w:rsid w:val="00DD3A8E"/>
    <w:rsid w:val="00DD5BDB"/>
    <w:rsid w:val="00DD5FF3"/>
    <w:rsid w:val="00DE7BEA"/>
    <w:rsid w:val="00DF3770"/>
    <w:rsid w:val="00DF5628"/>
    <w:rsid w:val="00E00321"/>
    <w:rsid w:val="00E00D56"/>
    <w:rsid w:val="00E0231C"/>
    <w:rsid w:val="00E074BC"/>
    <w:rsid w:val="00E11941"/>
    <w:rsid w:val="00E13094"/>
    <w:rsid w:val="00E2101E"/>
    <w:rsid w:val="00E2266A"/>
    <w:rsid w:val="00E27AE8"/>
    <w:rsid w:val="00E31E7E"/>
    <w:rsid w:val="00E35027"/>
    <w:rsid w:val="00E4029D"/>
    <w:rsid w:val="00E44032"/>
    <w:rsid w:val="00E47DB7"/>
    <w:rsid w:val="00E51651"/>
    <w:rsid w:val="00E57AC3"/>
    <w:rsid w:val="00E60228"/>
    <w:rsid w:val="00E648DF"/>
    <w:rsid w:val="00E7135C"/>
    <w:rsid w:val="00E71AA6"/>
    <w:rsid w:val="00E76A69"/>
    <w:rsid w:val="00E779D3"/>
    <w:rsid w:val="00E8224C"/>
    <w:rsid w:val="00E83564"/>
    <w:rsid w:val="00E84ECA"/>
    <w:rsid w:val="00E90E4E"/>
    <w:rsid w:val="00E91737"/>
    <w:rsid w:val="00E93728"/>
    <w:rsid w:val="00E951A6"/>
    <w:rsid w:val="00E97F72"/>
    <w:rsid w:val="00EA0209"/>
    <w:rsid w:val="00EA5340"/>
    <w:rsid w:val="00EA56C5"/>
    <w:rsid w:val="00EA5BF2"/>
    <w:rsid w:val="00EA6FB3"/>
    <w:rsid w:val="00EB3DC8"/>
    <w:rsid w:val="00EB566D"/>
    <w:rsid w:val="00EB7448"/>
    <w:rsid w:val="00EC1C3A"/>
    <w:rsid w:val="00EC1D2A"/>
    <w:rsid w:val="00EC34AD"/>
    <w:rsid w:val="00EC55C6"/>
    <w:rsid w:val="00EC55FC"/>
    <w:rsid w:val="00ED0746"/>
    <w:rsid w:val="00EE0639"/>
    <w:rsid w:val="00EE1A21"/>
    <w:rsid w:val="00EE214A"/>
    <w:rsid w:val="00EE2E58"/>
    <w:rsid w:val="00EF6515"/>
    <w:rsid w:val="00EF7274"/>
    <w:rsid w:val="00F071B4"/>
    <w:rsid w:val="00F14C41"/>
    <w:rsid w:val="00F17DF6"/>
    <w:rsid w:val="00F201A6"/>
    <w:rsid w:val="00F223C0"/>
    <w:rsid w:val="00F22CB2"/>
    <w:rsid w:val="00F2572D"/>
    <w:rsid w:val="00F25F6F"/>
    <w:rsid w:val="00F3517E"/>
    <w:rsid w:val="00F35435"/>
    <w:rsid w:val="00F41FE2"/>
    <w:rsid w:val="00F42D43"/>
    <w:rsid w:val="00F42F9F"/>
    <w:rsid w:val="00F45EFA"/>
    <w:rsid w:val="00F52AA3"/>
    <w:rsid w:val="00F56765"/>
    <w:rsid w:val="00F610B4"/>
    <w:rsid w:val="00F64E65"/>
    <w:rsid w:val="00F7110B"/>
    <w:rsid w:val="00F75155"/>
    <w:rsid w:val="00F8696A"/>
    <w:rsid w:val="00F8718E"/>
    <w:rsid w:val="00F91819"/>
    <w:rsid w:val="00F92390"/>
    <w:rsid w:val="00FA34D1"/>
    <w:rsid w:val="00FA4E30"/>
    <w:rsid w:val="00FB0EEF"/>
    <w:rsid w:val="00FB161D"/>
    <w:rsid w:val="00FB3242"/>
    <w:rsid w:val="00FB3FE5"/>
    <w:rsid w:val="00FB699F"/>
    <w:rsid w:val="00FD002B"/>
    <w:rsid w:val="00FD09A5"/>
    <w:rsid w:val="00FD2799"/>
    <w:rsid w:val="00FD2869"/>
    <w:rsid w:val="00FD4A5B"/>
    <w:rsid w:val="00FE59FF"/>
    <w:rsid w:val="00FE60CC"/>
    <w:rsid w:val="00FF1C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9E0F5AF"/>
  <w15:docId w15:val="{5AF335B3-8A19-4EBC-8062-638115687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qFormat="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HAnsi"/>
      <w:sz w:val="22"/>
      <w:szCs w:val="24"/>
    </w:rPr>
  </w:style>
  <w:style w:type="paragraph" w:styleId="Heading1">
    <w:name w:val="heading 1"/>
    <w:basedOn w:val="Normal"/>
    <w:uiPriority w:val="9"/>
    <w:qFormat/>
    <w:pPr>
      <w:keepNext/>
      <w:numPr>
        <w:numId w:val="3"/>
      </w:numPr>
      <w:spacing w:after="240"/>
      <w:jc w:val="both"/>
      <w:outlineLvl w:val="0"/>
    </w:pPr>
    <w:rPr>
      <w:rFonts w:eastAsiaTheme="majorEastAsia"/>
      <w:b/>
      <w:bCs/>
      <w:lang w:bidi="en-US"/>
    </w:rPr>
  </w:style>
  <w:style w:type="paragraph" w:styleId="Heading2">
    <w:name w:val="heading 2"/>
    <w:basedOn w:val="Normal"/>
    <w:uiPriority w:val="9"/>
    <w:qFormat/>
    <w:pPr>
      <w:numPr>
        <w:ilvl w:val="1"/>
        <w:numId w:val="3"/>
      </w:numPr>
      <w:tabs>
        <w:tab w:val="left" w:pos="1440"/>
      </w:tabs>
      <w:spacing w:after="240"/>
      <w:jc w:val="both"/>
      <w:outlineLvl w:val="1"/>
    </w:pPr>
    <w:rPr>
      <w:rFonts w:eastAsiaTheme="majorEastAsia"/>
      <w:b/>
    </w:rPr>
  </w:style>
  <w:style w:type="paragraph" w:styleId="Heading3">
    <w:name w:val="heading 3"/>
    <w:basedOn w:val="Normal"/>
    <w:uiPriority w:val="9"/>
    <w:unhideWhenUsed/>
    <w:qFormat/>
    <w:pPr>
      <w:numPr>
        <w:ilvl w:val="2"/>
        <w:numId w:val="3"/>
      </w:numPr>
      <w:spacing w:after="240"/>
      <w:outlineLvl w:val="2"/>
    </w:pPr>
    <w:rPr>
      <w:rFonts w:eastAsiaTheme="majorEastAsia"/>
      <w:bCs/>
      <w:lang w:bidi="en-US"/>
    </w:rPr>
  </w:style>
  <w:style w:type="paragraph" w:styleId="Heading4">
    <w:name w:val="heading 4"/>
    <w:basedOn w:val="BodyText"/>
    <w:uiPriority w:val="9"/>
    <w:unhideWhenUsed/>
    <w:qFormat/>
    <w:pPr>
      <w:numPr>
        <w:ilvl w:val="3"/>
        <w:numId w:val="12"/>
      </w:numPr>
      <w:ind w:left="1080"/>
      <w:outlineLvl w:val="3"/>
    </w:pPr>
    <w:rPr>
      <w:lang w:bidi="en-US"/>
    </w:rPr>
  </w:style>
  <w:style w:type="paragraph" w:styleId="Heading5">
    <w:name w:val="heading 5"/>
    <w:basedOn w:val="Normal"/>
    <w:uiPriority w:val="9"/>
    <w:unhideWhenUsed/>
    <w:qFormat/>
    <w:pPr>
      <w:numPr>
        <w:ilvl w:val="4"/>
        <w:numId w:val="3"/>
      </w:numPr>
      <w:tabs>
        <w:tab w:val="left" w:pos="3600"/>
      </w:tabs>
      <w:spacing w:after="240"/>
      <w:outlineLvl w:val="4"/>
    </w:pPr>
    <w:rPr>
      <w:rFonts w:eastAsiaTheme="majorEastAsia"/>
    </w:rPr>
  </w:style>
  <w:style w:type="paragraph" w:styleId="Heading6">
    <w:name w:val="heading 6"/>
    <w:basedOn w:val="Normal"/>
    <w:uiPriority w:val="9"/>
    <w:semiHidden/>
    <w:unhideWhenUsed/>
    <w:qFormat/>
    <w:pPr>
      <w:numPr>
        <w:ilvl w:val="5"/>
        <w:numId w:val="3"/>
      </w:numPr>
      <w:tabs>
        <w:tab w:val="left" w:pos="3600"/>
      </w:tabs>
      <w:spacing w:after="240"/>
      <w:outlineLvl w:val="5"/>
    </w:pPr>
    <w:rPr>
      <w:rFonts w:eastAsiaTheme="majorEastAsia"/>
      <w:iCs/>
    </w:rPr>
  </w:style>
  <w:style w:type="paragraph" w:styleId="Heading7">
    <w:name w:val="heading 7"/>
    <w:basedOn w:val="Normal"/>
    <w:uiPriority w:val="9"/>
    <w:unhideWhenUsed/>
    <w:qFormat/>
    <w:pPr>
      <w:numPr>
        <w:ilvl w:val="6"/>
        <w:numId w:val="3"/>
      </w:numPr>
      <w:tabs>
        <w:tab w:val="left" w:pos="4320"/>
      </w:tabs>
      <w:spacing w:after="240"/>
      <w:outlineLvl w:val="6"/>
    </w:pPr>
    <w:rPr>
      <w:rFonts w:eastAsiaTheme="majorEastAsia"/>
      <w:iCs/>
    </w:rPr>
  </w:style>
  <w:style w:type="paragraph" w:styleId="Heading8">
    <w:name w:val="heading 8"/>
    <w:basedOn w:val="Normal"/>
    <w:uiPriority w:val="9"/>
    <w:semiHidden/>
    <w:unhideWhenUsed/>
    <w:qFormat/>
    <w:pPr>
      <w:numPr>
        <w:ilvl w:val="7"/>
        <w:numId w:val="3"/>
      </w:numPr>
      <w:tabs>
        <w:tab w:val="left" w:pos="5040"/>
      </w:tabs>
      <w:spacing w:after="240"/>
      <w:outlineLvl w:val="7"/>
    </w:pPr>
    <w:rPr>
      <w:rFonts w:eastAsiaTheme="majorEastAsia"/>
    </w:rPr>
  </w:style>
  <w:style w:type="paragraph" w:styleId="Heading9">
    <w:name w:val="heading 9"/>
    <w:basedOn w:val="Normal"/>
    <w:uiPriority w:val="9"/>
    <w:semiHidden/>
    <w:unhideWhenUsed/>
    <w:qFormat/>
    <w:pPr>
      <w:keepNext/>
      <w:numPr>
        <w:ilvl w:val="8"/>
        <w:numId w:val="3"/>
      </w:numPr>
      <w:tabs>
        <w:tab w:val="left" w:pos="5760"/>
      </w:tabs>
      <w:spacing w:after="240"/>
      <w:outlineLvl w:val="8"/>
    </w:pPr>
    <w:rPr>
      <w:rFonts w:eastAsiaTheme="majorEastAsia"/>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240"/>
      <w:ind w:firstLine="720"/>
      <w:jc w:val="both"/>
    </w:pPr>
  </w:style>
  <w:style w:type="paragraph" w:styleId="BodyText2">
    <w:name w:val="Body Text 2"/>
    <w:basedOn w:val="Normal"/>
    <w:qFormat/>
    <w:pPr>
      <w:widowControl w:val="0"/>
      <w:spacing w:line="480" w:lineRule="auto"/>
      <w:ind w:firstLine="720"/>
    </w:pPr>
  </w:style>
  <w:style w:type="paragraph" w:styleId="Footer">
    <w:name w:val="footer"/>
    <w:basedOn w:val="Normal"/>
    <w:link w:val="FooterChar"/>
    <w:uiPriority w:val="99"/>
    <w:semiHidden/>
    <w:pPr>
      <w:tabs>
        <w:tab w:val="center" w:pos="4680"/>
        <w:tab w:val="right" w:pos="9360"/>
      </w:tabs>
    </w:pPr>
  </w:style>
  <w:style w:type="paragraph" w:styleId="Header">
    <w:name w:val="header"/>
    <w:basedOn w:val="Normal"/>
    <w:uiPriority w:val="99"/>
    <w:semiHidden/>
    <w:pPr>
      <w:tabs>
        <w:tab w:val="center" w:pos="4680"/>
        <w:tab w:val="right" w:pos="9360"/>
      </w:tabs>
    </w:pPr>
  </w:style>
  <w:style w:type="character" w:customStyle="1" w:styleId="DocID">
    <w:name w:val="DocID"/>
    <w:basedOn w:val="DefaultParagraphFont"/>
    <w:rPr>
      <w:sz w:val="16"/>
    </w:rPr>
  </w:style>
  <w:style w:type="paragraph" w:customStyle="1" w:styleId="BusinessSignature">
    <w:name w:val="Business Signature"/>
    <w:basedOn w:val="Normal"/>
    <w:qFormat/>
    <w:pPr>
      <w:tabs>
        <w:tab w:val="left" w:pos="403"/>
        <w:tab w:val="right" w:pos="4320"/>
      </w:tabs>
    </w:pPr>
  </w:style>
  <w:style w:type="paragraph" w:customStyle="1" w:styleId="SectionHeading">
    <w:name w:val="SectionHeading"/>
    <w:basedOn w:val="Normal"/>
    <w:next w:val="Normal"/>
    <w:pPr>
      <w:spacing w:after="240"/>
      <w:jc w:val="center"/>
      <w:outlineLvl w:val="8"/>
    </w:pPr>
    <w:rPr>
      <w:b/>
      <w:caps/>
      <w:szCs w:val="20"/>
    </w:rPr>
  </w:style>
  <w:style w:type="paragraph" w:customStyle="1" w:styleId="SectionPageHeading">
    <w:name w:val="SectionPageHeading"/>
    <w:basedOn w:val="Normal"/>
    <w:next w:val="Normal"/>
    <w:pPr>
      <w:spacing w:after="240"/>
      <w:jc w:val="right"/>
    </w:pPr>
    <w:rPr>
      <w:b/>
      <w:szCs w:val="20"/>
    </w:rPr>
  </w:style>
  <w:style w:type="paragraph" w:styleId="TableofAuthorities">
    <w:name w:val="table of authorities"/>
    <w:basedOn w:val="Normal"/>
    <w:next w:val="Normal"/>
    <w:semiHidden/>
    <w:pPr>
      <w:spacing w:after="240"/>
      <w:ind w:left="720" w:hanging="720"/>
      <w:jc w:val="both"/>
    </w:pPr>
  </w:style>
  <w:style w:type="paragraph" w:styleId="TOAHeading">
    <w:name w:val="toa heading"/>
    <w:basedOn w:val="Normal"/>
    <w:next w:val="Normal"/>
    <w:semiHidden/>
    <w:pPr>
      <w:spacing w:before="240"/>
    </w:pPr>
    <w:rPr>
      <w:b/>
      <w:bCs/>
      <w:caps/>
      <w:u w:val="single"/>
    </w:rPr>
  </w:style>
  <w:style w:type="paragraph" w:styleId="TOC1">
    <w:name w:val="toc 1"/>
    <w:basedOn w:val="Normal"/>
    <w:next w:val="Normal"/>
    <w:autoRedefine/>
    <w:uiPriority w:val="39"/>
    <w:pPr>
      <w:tabs>
        <w:tab w:val="right" w:leader="dot" w:pos="9360"/>
      </w:tabs>
      <w:ind w:left="720" w:right="288" w:hanging="720"/>
    </w:pPr>
  </w:style>
  <w:style w:type="paragraph" w:styleId="TOC2">
    <w:name w:val="toc 2"/>
    <w:basedOn w:val="Normal"/>
    <w:next w:val="Normal"/>
    <w:autoRedefine/>
    <w:uiPriority w:val="39"/>
    <w:pPr>
      <w:tabs>
        <w:tab w:val="right" w:leader="dot" w:pos="9360"/>
      </w:tabs>
      <w:spacing w:after="240"/>
      <w:ind w:left="1425" w:hanging="691"/>
    </w:pPr>
  </w:style>
  <w:style w:type="paragraph" w:styleId="TOC3">
    <w:name w:val="toc 3"/>
    <w:basedOn w:val="Normal"/>
    <w:next w:val="Normal"/>
    <w:autoRedefine/>
    <w:uiPriority w:val="39"/>
    <w:semiHidden/>
    <w:pPr>
      <w:tabs>
        <w:tab w:val="right" w:leader="dot" w:pos="9360"/>
      </w:tabs>
      <w:spacing w:after="240"/>
      <w:ind w:left="2160" w:right="288" w:hanging="734"/>
    </w:pPr>
  </w:style>
  <w:style w:type="paragraph" w:styleId="TOC4">
    <w:name w:val="toc 4"/>
    <w:basedOn w:val="Normal"/>
    <w:next w:val="Normal"/>
    <w:autoRedefine/>
    <w:uiPriority w:val="39"/>
    <w:semiHidden/>
    <w:pPr>
      <w:tabs>
        <w:tab w:val="right" w:leader="dot" w:pos="9360"/>
      </w:tabs>
      <w:spacing w:after="240"/>
      <w:ind w:left="2880" w:right="288" w:hanging="720"/>
    </w:pPr>
  </w:style>
  <w:style w:type="paragraph" w:styleId="TOC5">
    <w:name w:val="toc 5"/>
    <w:basedOn w:val="TOC4"/>
    <w:next w:val="Normal"/>
    <w:autoRedefine/>
    <w:uiPriority w:val="39"/>
    <w:semiHidden/>
    <w:pPr>
      <w:ind w:left="3600"/>
    </w:pPr>
  </w:style>
  <w:style w:type="paragraph" w:styleId="TOC6">
    <w:name w:val="toc 6"/>
    <w:basedOn w:val="Normal"/>
    <w:next w:val="Normal"/>
    <w:autoRedefine/>
    <w:uiPriority w:val="39"/>
    <w:semiHidden/>
    <w:pPr>
      <w:tabs>
        <w:tab w:val="right" w:leader="dot" w:pos="9360"/>
      </w:tabs>
      <w:spacing w:after="240"/>
      <w:ind w:left="4320" w:right="288" w:hanging="720"/>
    </w:pPr>
  </w:style>
  <w:style w:type="paragraph" w:styleId="TOC7">
    <w:name w:val="toc 7"/>
    <w:basedOn w:val="Normal"/>
    <w:next w:val="Normal"/>
    <w:autoRedefine/>
    <w:uiPriority w:val="39"/>
    <w:semiHidden/>
    <w:pPr>
      <w:tabs>
        <w:tab w:val="right" w:leader="dot" w:pos="9360"/>
      </w:tabs>
      <w:spacing w:after="240"/>
      <w:ind w:left="5040" w:right="288" w:hanging="720"/>
    </w:pPr>
  </w:style>
  <w:style w:type="paragraph" w:styleId="TOC8">
    <w:name w:val="toc 8"/>
    <w:basedOn w:val="TOC7"/>
    <w:next w:val="Normal"/>
    <w:autoRedefine/>
    <w:uiPriority w:val="39"/>
    <w:semiHidden/>
  </w:style>
  <w:style w:type="paragraph" w:styleId="TOC9">
    <w:name w:val="toc 9"/>
    <w:basedOn w:val="TOC8"/>
    <w:next w:val="Normal"/>
    <w:autoRedefine/>
    <w:uiPriority w:val="39"/>
    <w:semiHidden/>
  </w:style>
  <w:style w:type="paragraph" w:styleId="TOCHeading">
    <w:name w:val="TOC Heading"/>
    <w:basedOn w:val="Normal"/>
    <w:next w:val="TOCPage"/>
    <w:uiPriority w:val="39"/>
    <w:semiHidden/>
    <w:pPr>
      <w:keepNext/>
      <w:spacing w:after="240"/>
      <w:jc w:val="center"/>
    </w:pPr>
    <w:rPr>
      <w:rFonts w:cstheme="majorBidi"/>
      <w:b/>
    </w:rPr>
  </w:style>
  <w:style w:type="paragraph" w:customStyle="1" w:styleId="TOCPage">
    <w:name w:val="TOC Page"/>
    <w:basedOn w:val="Normal"/>
    <w:next w:val="TOC1"/>
    <w:semiHidden/>
    <w:pPr>
      <w:spacing w:after="240"/>
      <w:jc w:val="right"/>
    </w:pPr>
    <w:rPr>
      <w:b/>
    </w:rPr>
  </w:style>
  <w:style w:type="paragraph" w:styleId="ListBullet">
    <w:name w:val="List Bullet"/>
    <w:basedOn w:val="Normal"/>
    <w:uiPriority w:val="99"/>
    <w:unhideWhenUsed/>
    <w:pPr>
      <w:spacing w:after="120"/>
      <w:jc w:val="both"/>
    </w:pPr>
  </w:style>
  <w:style w:type="paragraph" w:styleId="Signature">
    <w:name w:val="Signature"/>
    <w:basedOn w:val="Normal"/>
    <w:link w:val="SignatureChar"/>
    <w:qFormat/>
    <w:pPr>
      <w:ind w:left="4320"/>
    </w:pPr>
    <w:rPr>
      <w:rFonts w:eastAsia="Times New Roman"/>
    </w:rPr>
  </w:style>
  <w:style w:type="character" w:customStyle="1" w:styleId="SignatureChar">
    <w:name w:val="Signature Char"/>
    <w:basedOn w:val="DefaultParagraphFont"/>
    <w:link w:val="Signature"/>
    <w:rPr>
      <w:rFonts w:eastAsia="Times New Roman"/>
      <w:sz w:val="24"/>
      <w:szCs w:val="24"/>
    </w:rPr>
  </w:style>
  <w:style w:type="paragraph" w:styleId="Closing">
    <w:name w:val="Closing"/>
    <w:basedOn w:val="Normal"/>
    <w:link w:val="ClosingChar"/>
    <w:pPr>
      <w:ind w:left="4320"/>
    </w:pPr>
    <w:rPr>
      <w:rFonts w:eastAsia="Times New Roman"/>
    </w:rPr>
  </w:style>
  <w:style w:type="character" w:customStyle="1" w:styleId="ClosingChar">
    <w:name w:val="Closing Char"/>
    <w:basedOn w:val="DefaultParagraphFont"/>
    <w:link w:val="Closing"/>
    <w:rPr>
      <w:rFonts w:eastAsia="Times New Roman"/>
      <w:sz w:val="24"/>
      <w:szCs w:val="24"/>
    </w:rPr>
  </w:style>
  <w:style w:type="paragraph" w:styleId="Subtitle">
    <w:name w:val="Subtitle"/>
    <w:basedOn w:val="Normal"/>
    <w:next w:val="BodyText"/>
    <w:link w:val="SubtitleChar"/>
    <w:uiPriority w:val="11"/>
    <w:qFormat/>
    <w:pPr>
      <w:keepNext/>
      <w:numPr>
        <w:ilvl w:val="1"/>
      </w:numPr>
      <w:spacing w:after="240"/>
    </w:pPr>
    <w:rPr>
      <w:rFonts w:eastAsiaTheme="majorEastAsia" w:cstheme="majorBidi"/>
      <w:b/>
      <w:iCs/>
    </w:rPr>
  </w:style>
  <w:style w:type="character" w:customStyle="1" w:styleId="SubtitleChar">
    <w:name w:val="Subtitle Char"/>
    <w:basedOn w:val="DefaultParagraphFont"/>
    <w:link w:val="Subtitle"/>
    <w:rPr>
      <w:rFonts w:eastAsiaTheme="majorEastAsia" w:cstheme="majorBidi"/>
      <w:b/>
      <w:iCs/>
      <w:sz w:val="24"/>
      <w:szCs w:val="24"/>
    </w:rPr>
  </w:style>
  <w:style w:type="character" w:customStyle="1" w:styleId="FooterChar">
    <w:name w:val="Footer Char"/>
    <w:basedOn w:val="DefaultParagraphFont"/>
    <w:link w:val="Footer"/>
    <w:uiPriority w:val="99"/>
    <w:semiHidden/>
    <w:rPr>
      <w:rFonts w:eastAsiaTheme="minorHAnsi"/>
      <w:sz w:val="24"/>
      <w:szCs w:val="24"/>
    </w:rPr>
  </w:style>
  <w:style w:type="paragraph" w:styleId="Title">
    <w:name w:val="Title"/>
    <w:basedOn w:val="Normal"/>
    <w:next w:val="BodyText"/>
    <w:link w:val="TitleChar"/>
    <w:qFormat/>
    <w:pPr>
      <w:keepNext/>
      <w:spacing w:before="240" w:after="240"/>
      <w:jc w:val="center"/>
    </w:pPr>
    <w:rPr>
      <w:rFonts w:eastAsiaTheme="majorEastAsia" w:cstheme="majorBidi"/>
      <w:b/>
      <w:caps/>
      <w:kern w:val="28"/>
      <w:szCs w:val="52"/>
    </w:rPr>
  </w:style>
  <w:style w:type="character" w:customStyle="1" w:styleId="TitleChar">
    <w:name w:val="Title Char"/>
    <w:basedOn w:val="DefaultParagraphFont"/>
    <w:link w:val="Title"/>
    <w:rPr>
      <w:rFonts w:eastAsiaTheme="majorEastAsia" w:cstheme="majorBidi"/>
      <w:b/>
      <w:caps/>
      <w:kern w:val="28"/>
      <w:sz w:val="24"/>
      <w:szCs w:val="52"/>
    </w:rPr>
  </w:style>
  <w:style w:type="paragraph" w:customStyle="1" w:styleId="CoverPage">
    <w:name w:val="CoverPage"/>
    <w:basedOn w:val="Normal"/>
    <w:pPr>
      <w:spacing w:after="240"/>
      <w:jc w:val="center"/>
    </w:pPr>
    <w:rPr>
      <w:b/>
      <w:caps/>
    </w:rPr>
  </w:style>
  <w:style w:type="paragraph" w:customStyle="1" w:styleId="BodyTextContinued">
    <w:name w:val="Body Text Continued"/>
    <w:basedOn w:val="Normal"/>
    <w:next w:val="BodyText"/>
    <w:qFormat/>
    <w:pPr>
      <w:spacing w:after="240"/>
      <w:jc w:val="both"/>
    </w:pPr>
  </w:style>
  <w:style w:type="paragraph" w:styleId="ListNumber">
    <w:name w:val="List Number"/>
    <w:basedOn w:val="Normal"/>
    <w:uiPriority w:val="99"/>
    <w:unhideWhenUsed/>
    <w:pPr>
      <w:numPr>
        <w:numId w:val="2"/>
      </w:numPr>
      <w:spacing w:after="240"/>
      <w:contextualSpacing/>
    </w:pPr>
  </w:style>
  <w:style w:type="paragraph" w:styleId="Quote">
    <w:name w:val="Quote"/>
    <w:basedOn w:val="Normal"/>
    <w:next w:val="BodyTextContinued"/>
    <w:link w:val="QuoteChar"/>
    <w:uiPriority w:val="29"/>
    <w:qFormat/>
    <w:pPr>
      <w:spacing w:after="240"/>
      <w:ind w:left="1440" w:right="1440"/>
    </w:pPr>
    <w:rPr>
      <w:iCs/>
    </w:rPr>
  </w:style>
  <w:style w:type="character" w:customStyle="1" w:styleId="QuoteChar">
    <w:name w:val="Quote Char"/>
    <w:basedOn w:val="DefaultParagraphFont"/>
    <w:link w:val="Quote"/>
    <w:uiPriority w:val="29"/>
    <w:rPr>
      <w:rFonts w:eastAsiaTheme="minorHAnsi" w:cstheme="minorBidi"/>
      <w:iCs/>
      <w:sz w:val="24"/>
      <w:szCs w:val="24"/>
    </w:rPr>
  </w:style>
  <w:style w:type="paragraph" w:customStyle="1" w:styleId="TblText">
    <w:name w:val="Tbl Text"/>
    <w:basedOn w:val="Normal"/>
    <w:qFormat/>
  </w:style>
  <w:style w:type="paragraph" w:customStyle="1" w:styleId="BodyText1">
    <w:name w:val="Body Text 1"/>
    <w:basedOn w:val="Normal"/>
    <w:pPr>
      <w:widowControl w:val="0"/>
      <w:spacing w:after="240"/>
      <w:ind w:firstLine="1440"/>
    </w:pPr>
  </w:style>
  <w:style w:type="character" w:styleId="PageNumber">
    <w:name w:val="page number"/>
    <w:basedOn w:val="DefaultParagraphFont"/>
    <w:unhideWhenUsed/>
  </w:style>
  <w:style w:type="paragraph" w:styleId="ListParagraph">
    <w:name w:val="List Paragraph"/>
    <w:basedOn w:val="Normal"/>
    <w:uiPriority w:val="1"/>
    <w:qFormat/>
    <w:pPr>
      <w:widowControl w:val="0"/>
      <w:autoSpaceDE w:val="0"/>
      <w:autoSpaceDN w:val="0"/>
      <w:ind w:left="669" w:hanging="273"/>
    </w:pPr>
    <w:rPr>
      <w:rFonts w:ascii="Calibri" w:eastAsia="Calibri" w:hAnsi="Calibri" w:cs="Calibri"/>
      <w:szCs w:val="22"/>
      <w:lang w:bidi="en-US"/>
    </w:rPr>
  </w:style>
  <w:style w:type="paragraph" w:customStyle="1" w:styleId="TableParagraph">
    <w:name w:val="Table Paragraph"/>
    <w:basedOn w:val="Normal"/>
    <w:uiPriority w:val="1"/>
    <w:qFormat/>
    <w:pPr>
      <w:widowControl w:val="0"/>
      <w:autoSpaceDE w:val="0"/>
      <w:autoSpaceDN w:val="0"/>
      <w:spacing w:line="197" w:lineRule="exact"/>
      <w:ind w:left="-3"/>
    </w:pPr>
    <w:rPr>
      <w:rFonts w:ascii="Calibri" w:eastAsia="Calibri" w:hAnsi="Calibri" w:cs="Calibri"/>
      <w:szCs w:val="22"/>
      <w:lang w:bidi="en-US"/>
    </w:rPr>
  </w:style>
  <w:style w:type="character" w:styleId="Hyperlink">
    <w:name w:val="Hyperlink"/>
    <w:basedOn w:val="DefaultParagraphFont"/>
    <w:uiPriority w:val="99"/>
    <w:unhideWhenUsed/>
    <w:rPr>
      <w:color w:val="0000FF" w:themeColor="hyperlink"/>
      <w:u w:val="single"/>
    </w:rPr>
  </w:style>
  <w:style w:type="character" w:customStyle="1" w:styleId="UnresolvedMention1">
    <w:name w:val="Unresolved Mention1"/>
    <w:basedOn w:val="DefaultParagraphFont"/>
    <w:uiPriority w:val="99"/>
    <w:unhideWhenUsed/>
    <w:rPr>
      <w:color w:val="605E5C"/>
      <w:shd w:val="clear" w:color="auto" w:fill="E1DFDD"/>
    </w:rPr>
  </w:style>
  <w:style w:type="paragraph" w:styleId="FootnoteText">
    <w:name w:val="footnote text"/>
    <w:basedOn w:val="Normal"/>
    <w:link w:val="FootnoteTextChar"/>
    <w:unhideWhenUsed/>
    <w:pPr>
      <w:jc w:val="both"/>
    </w:pPr>
    <w:rPr>
      <w:sz w:val="18"/>
      <w:szCs w:val="20"/>
    </w:rPr>
  </w:style>
  <w:style w:type="character" w:customStyle="1" w:styleId="FootnoteTextChar">
    <w:name w:val="Footnote Text Char"/>
    <w:basedOn w:val="DefaultParagraphFont"/>
    <w:link w:val="FootnoteText"/>
    <w:rPr>
      <w:rFonts w:eastAsiaTheme="minorHAnsi"/>
      <w:sz w:val="18"/>
    </w:rPr>
  </w:style>
  <w:style w:type="character" w:styleId="FootnoteReference">
    <w:name w:val="footnote reference"/>
    <w:basedOn w:val="DefaultParagraphFont"/>
    <w:semiHidden/>
    <w:unhideWhenUsed/>
    <w:rPr>
      <w:vertAlign w:val="superscript"/>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nhideWhenUsed/>
    <w:qFormat/>
    <w:rPr>
      <w:sz w:val="20"/>
      <w:szCs w:val="20"/>
    </w:rPr>
  </w:style>
  <w:style w:type="character" w:customStyle="1" w:styleId="CommentTextChar">
    <w:name w:val="Comment Text Char"/>
    <w:basedOn w:val="DefaultParagraphFont"/>
    <w:link w:val="CommentText"/>
    <w:qFormat/>
    <w:rPr>
      <w:rFonts w:eastAsiaTheme="minorHAnsi"/>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eastAsiaTheme="minorHAnsi"/>
      <w:b/>
      <w:bCs/>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eastAsiaTheme="minorHAnsi" w:hAnsi="Segoe UI" w:cs="Segoe UI"/>
      <w:sz w:val="18"/>
      <w:szCs w:val="18"/>
    </w:rPr>
  </w:style>
  <w:style w:type="paragraph" w:styleId="BodyTextIndent">
    <w:name w:val="Body Text Indent"/>
    <w:basedOn w:val="Normal"/>
    <w:link w:val="BodyTextIndentChar"/>
    <w:unhideWhenUsed/>
    <w:pPr>
      <w:spacing w:after="240"/>
      <w:ind w:left="360"/>
      <w:jc w:val="both"/>
    </w:pPr>
  </w:style>
  <w:style w:type="character" w:customStyle="1" w:styleId="BodyTextIndentChar">
    <w:name w:val="Body Text Indent Char"/>
    <w:basedOn w:val="DefaultParagraphFont"/>
    <w:link w:val="BodyTextIndent"/>
    <w:rPr>
      <w:rFonts w:eastAsiaTheme="minorHAnsi"/>
      <w:sz w:val="24"/>
      <w:szCs w:val="24"/>
    </w:rPr>
  </w:style>
  <w:style w:type="paragraph" w:customStyle="1" w:styleId="Center">
    <w:name w:val="Center"/>
    <w:basedOn w:val="BodyTextContinued"/>
    <w:pPr>
      <w:jc w:val="center"/>
    </w:pPr>
    <w:rPr>
      <w:b/>
      <w:lang w:bidi="en-US"/>
    </w:rPr>
  </w:style>
  <w:style w:type="character" w:customStyle="1" w:styleId="BodyTextChar">
    <w:name w:val="Body Text Char"/>
    <w:basedOn w:val="DefaultParagraphFont"/>
    <w:link w:val="BodyText"/>
    <w:uiPriority w:val="1"/>
    <w:rPr>
      <w:rFonts w:eastAsiaTheme="minorHAnsi"/>
      <w:sz w:val="22"/>
      <w:szCs w:val="24"/>
    </w:rPr>
  </w:style>
  <w:style w:type="paragraph" w:customStyle="1" w:styleId="Bullet1">
    <w:name w:val="Bullet1"/>
    <w:basedOn w:val="Normal"/>
    <w:pPr>
      <w:numPr>
        <w:numId w:val="4"/>
      </w:numPr>
    </w:pPr>
  </w:style>
  <w:style w:type="paragraph" w:customStyle="1" w:styleId="Default">
    <w:name w:val="Default"/>
    <w:pPr>
      <w:autoSpaceDE w:val="0"/>
      <w:autoSpaceDN w:val="0"/>
      <w:adjustRightInd w:val="0"/>
    </w:pPr>
    <w:rPr>
      <w:color w:val="000000"/>
      <w:sz w:val="24"/>
      <w:szCs w:val="24"/>
    </w:rPr>
  </w:style>
  <w:style w:type="paragraph" w:styleId="NormalWeb">
    <w:name w:val="Normal (Web)"/>
    <w:basedOn w:val="Normal"/>
    <w:uiPriority w:val="99"/>
    <w:unhideWhenUsed/>
    <w:pPr>
      <w:spacing w:before="100" w:beforeAutospacing="1" w:after="100" w:afterAutospacing="1"/>
    </w:pPr>
    <w:rPr>
      <w:rFonts w:eastAsia="Times New Roman"/>
      <w:sz w:val="24"/>
    </w:rPr>
  </w:style>
  <w:style w:type="paragraph" w:styleId="Revision">
    <w:name w:val="Revision"/>
    <w:hidden/>
    <w:uiPriority w:val="99"/>
    <w:semiHidden/>
    <w:rPr>
      <w:rFonts w:eastAsiaTheme="minorHAnsi"/>
      <w:sz w:val="22"/>
      <w:szCs w:val="24"/>
    </w:rPr>
  </w:style>
  <w:style w:type="character" w:customStyle="1" w:styleId="Mention1">
    <w:name w:val="Mention1"/>
    <w:basedOn w:val="DefaultParagraphFont"/>
    <w:uiPriority w:val="99"/>
    <w:unhideWhenUsed/>
    <w:rPr>
      <w:color w:val="2B579A"/>
      <w:shd w:val="clear" w:color="auto" w:fill="E6E6E6"/>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dnoteText">
    <w:name w:val="endnote text"/>
    <w:basedOn w:val="Normal"/>
    <w:link w:val="EndnoteTextChar"/>
    <w:semiHidden/>
    <w:unhideWhenUsed/>
    <w:rPr>
      <w:sz w:val="20"/>
      <w:szCs w:val="20"/>
    </w:rPr>
  </w:style>
  <w:style w:type="character" w:customStyle="1" w:styleId="EndnoteTextChar">
    <w:name w:val="Endnote Text Char"/>
    <w:basedOn w:val="DefaultParagraphFont"/>
    <w:link w:val="EndnoteText"/>
    <w:semiHidden/>
    <w:rPr>
      <w:rFonts w:eastAsiaTheme="minorHAnsi"/>
    </w:rPr>
  </w:style>
  <w:style w:type="character" w:styleId="EndnoteReference">
    <w:name w:val="endnote reference"/>
    <w:basedOn w:val="DefaultParagraphFont"/>
    <w:semiHidden/>
    <w:unhideWhenUsed/>
    <w:rPr>
      <w:vertAlign w:val="superscript"/>
    </w:rPr>
  </w:style>
  <w:style w:type="character" w:styleId="FollowedHyperlink">
    <w:name w:val="FollowedHyperlink"/>
    <w:basedOn w:val="DefaultParagraphFont"/>
    <w:semiHidden/>
    <w:unhideWhenUsed/>
    <w:rPr>
      <w:color w:val="800080" w:themeColor="followedHyperlink"/>
      <w:u w:val="single"/>
    </w:r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ListBullet4">
    <w:name w:val="List Bullet 4"/>
    <w:basedOn w:val="Normal"/>
    <w:semiHidden/>
    <w:unhideWhenUsed/>
    <w:pPr>
      <w:numPr>
        <w:numId w:val="17"/>
      </w:numPr>
      <w:contextualSpacing/>
    </w:pPr>
  </w:style>
  <w:style w:type="paragraph" w:styleId="ListBullet2">
    <w:name w:val="List Bullet 2"/>
    <w:basedOn w:val="Normal"/>
    <w:semiHidden/>
    <w:unhideWhenUsed/>
    <w:rsid w:val="005A104A"/>
    <w:pPr>
      <w:numPr>
        <w:numId w:val="3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5677">
      <w:bodyDiv w:val="1"/>
      <w:marLeft w:val="0"/>
      <w:marRight w:val="0"/>
      <w:marTop w:val="0"/>
      <w:marBottom w:val="0"/>
      <w:divBdr>
        <w:top w:val="none" w:sz="0" w:space="0" w:color="auto"/>
        <w:left w:val="none" w:sz="0" w:space="0" w:color="auto"/>
        <w:bottom w:val="none" w:sz="0" w:space="0" w:color="auto"/>
        <w:right w:val="none" w:sz="0" w:space="0" w:color="auto"/>
      </w:divBdr>
    </w:div>
    <w:div w:id="70197929">
      <w:bodyDiv w:val="1"/>
      <w:marLeft w:val="0"/>
      <w:marRight w:val="0"/>
      <w:marTop w:val="0"/>
      <w:marBottom w:val="0"/>
      <w:divBdr>
        <w:top w:val="none" w:sz="0" w:space="0" w:color="auto"/>
        <w:left w:val="none" w:sz="0" w:space="0" w:color="auto"/>
        <w:bottom w:val="none" w:sz="0" w:space="0" w:color="auto"/>
        <w:right w:val="none" w:sz="0" w:space="0" w:color="auto"/>
      </w:divBdr>
    </w:div>
    <w:div w:id="156314330">
      <w:bodyDiv w:val="1"/>
      <w:marLeft w:val="0"/>
      <w:marRight w:val="0"/>
      <w:marTop w:val="0"/>
      <w:marBottom w:val="0"/>
      <w:divBdr>
        <w:top w:val="none" w:sz="0" w:space="0" w:color="auto"/>
        <w:left w:val="none" w:sz="0" w:space="0" w:color="auto"/>
        <w:bottom w:val="none" w:sz="0" w:space="0" w:color="auto"/>
        <w:right w:val="none" w:sz="0" w:space="0" w:color="auto"/>
      </w:divBdr>
    </w:div>
    <w:div w:id="249700529">
      <w:bodyDiv w:val="1"/>
      <w:marLeft w:val="0"/>
      <w:marRight w:val="0"/>
      <w:marTop w:val="0"/>
      <w:marBottom w:val="0"/>
      <w:divBdr>
        <w:top w:val="none" w:sz="0" w:space="0" w:color="auto"/>
        <w:left w:val="none" w:sz="0" w:space="0" w:color="auto"/>
        <w:bottom w:val="none" w:sz="0" w:space="0" w:color="auto"/>
        <w:right w:val="none" w:sz="0" w:space="0" w:color="auto"/>
      </w:divBdr>
    </w:div>
    <w:div w:id="389116759">
      <w:bodyDiv w:val="1"/>
      <w:marLeft w:val="0"/>
      <w:marRight w:val="0"/>
      <w:marTop w:val="0"/>
      <w:marBottom w:val="0"/>
      <w:divBdr>
        <w:top w:val="none" w:sz="0" w:space="0" w:color="auto"/>
        <w:left w:val="none" w:sz="0" w:space="0" w:color="auto"/>
        <w:bottom w:val="none" w:sz="0" w:space="0" w:color="auto"/>
        <w:right w:val="none" w:sz="0" w:space="0" w:color="auto"/>
      </w:divBdr>
    </w:div>
    <w:div w:id="442697330">
      <w:bodyDiv w:val="1"/>
      <w:marLeft w:val="0"/>
      <w:marRight w:val="0"/>
      <w:marTop w:val="0"/>
      <w:marBottom w:val="0"/>
      <w:divBdr>
        <w:top w:val="none" w:sz="0" w:space="0" w:color="auto"/>
        <w:left w:val="none" w:sz="0" w:space="0" w:color="auto"/>
        <w:bottom w:val="none" w:sz="0" w:space="0" w:color="auto"/>
        <w:right w:val="none" w:sz="0" w:space="0" w:color="auto"/>
      </w:divBdr>
    </w:div>
    <w:div w:id="489949521">
      <w:bodyDiv w:val="1"/>
      <w:marLeft w:val="0"/>
      <w:marRight w:val="0"/>
      <w:marTop w:val="0"/>
      <w:marBottom w:val="0"/>
      <w:divBdr>
        <w:top w:val="none" w:sz="0" w:space="0" w:color="auto"/>
        <w:left w:val="none" w:sz="0" w:space="0" w:color="auto"/>
        <w:bottom w:val="none" w:sz="0" w:space="0" w:color="auto"/>
        <w:right w:val="none" w:sz="0" w:space="0" w:color="auto"/>
      </w:divBdr>
    </w:div>
    <w:div w:id="567762032">
      <w:bodyDiv w:val="1"/>
      <w:marLeft w:val="0"/>
      <w:marRight w:val="0"/>
      <w:marTop w:val="0"/>
      <w:marBottom w:val="0"/>
      <w:divBdr>
        <w:top w:val="none" w:sz="0" w:space="0" w:color="auto"/>
        <w:left w:val="none" w:sz="0" w:space="0" w:color="auto"/>
        <w:bottom w:val="none" w:sz="0" w:space="0" w:color="auto"/>
        <w:right w:val="none" w:sz="0" w:space="0" w:color="auto"/>
      </w:divBdr>
    </w:div>
    <w:div w:id="597716699">
      <w:bodyDiv w:val="1"/>
      <w:marLeft w:val="0"/>
      <w:marRight w:val="0"/>
      <w:marTop w:val="0"/>
      <w:marBottom w:val="0"/>
      <w:divBdr>
        <w:top w:val="none" w:sz="0" w:space="0" w:color="auto"/>
        <w:left w:val="none" w:sz="0" w:space="0" w:color="auto"/>
        <w:bottom w:val="none" w:sz="0" w:space="0" w:color="auto"/>
        <w:right w:val="none" w:sz="0" w:space="0" w:color="auto"/>
      </w:divBdr>
    </w:div>
    <w:div w:id="674529104">
      <w:bodyDiv w:val="1"/>
      <w:marLeft w:val="0"/>
      <w:marRight w:val="0"/>
      <w:marTop w:val="0"/>
      <w:marBottom w:val="0"/>
      <w:divBdr>
        <w:top w:val="none" w:sz="0" w:space="0" w:color="auto"/>
        <w:left w:val="none" w:sz="0" w:space="0" w:color="auto"/>
        <w:bottom w:val="none" w:sz="0" w:space="0" w:color="auto"/>
        <w:right w:val="none" w:sz="0" w:space="0" w:color="auto"/>
      </w:divBdr>
    </w:div>
    <w:div w:id="688029182">
      <w:bodyDiv w:val="1"/>
      <w:marLeft w:val="0"/>
      <w:marRight w:val="0"/>
      <w:marTop w:val="0"/>
      <w:marBottom w:val="0"/>
      <w:divBdr>
        <w:top w:val="none" w:sz="0" w:space="0" w:color="auto"/>
        <w:left w:val="none" w:sz="0" w:space="0" w:color="auto"/>
        <w:bottom w:val="none" w:sz="0" w:space="0" w:color="auto"/>
        <w:right w:val="none" w:sz="0" w:space="0" w:color="auto"/>
      </w:divBdr>
    </w:div>
    <w:div w:id="994912573">
      <w:bodyDiv w:val="1"/>
      <w:marLeft w:val="0"/>
      <w:marRight w:val="0"/>
      <w:marTop w:val="0"/>
      <w:marBottom w:val="0"/>
      <w:divBdr>
        <w:top w:val="none" w:sz="0" w:space="0" w:color="auto"/>
        <w:left w:val="none" w:sz="0" w:space="0" w:color="auto"/>
        <w:bottom w:val="none" w:sz="0" w:space="0" w:color="auto"/>
        <w:right w:val="none" w:sz="0" w:space="0" w:color="auto"/>
      </w:divBdr>
    </w:div>
    <w:div w:id="1002464810">
      <w:bodyDiv w:val="1"/>
      <w:marLeft w:val="0"/>
      <w:marRight w:val="0"/>
      <w:marTop w:val="0"/>
      <w:marBottom w:val="0"/>
      <w:divBdr>
        <w:top w:val="none" w:sz="0" w:space="0" w:color="auto"/>
        <w:left w:val="none" w:sz="0" w:space="0" w:color="auto"/>
        <w:bottom w:val="none" w:sz="0" w:space="0" w:color="auto"/>
        <w:right w:val="none" w:sz="0" w:space="0" w:color="auto"/>
      </w:divBdr>
    </w:div>
    <w:div w:id="1058936087">
      <w:bodyDiv w:val="1"/>
      <w:marLeft w:val="0"/>
      <w:marRight w:val="0"/>
      <w:marTop w:val="0"/>
      <w:marBottom w:val="0"/>
      <w:divBdr>
        <w:top w:val="none" w:sz="0" w:space="0" w:color="auto"/>
        <w:left w:val="none" w:sz="0" w:space="0" w:color="auto"/>
        <w:bottom w:val="none" w:sz="0" w:space="0" w:color="auto"/>
        <w:right w:val="none" w:sz="0" w:space="0" w:color="auto"/>
      </w:divBdr>
    </w:div>
    <w:div w:id="1207791226">
      <w:bodyDiv w:val="1"/>
      <w:marLeft w:val="0"/>
      <w:marRight w:val="0"/>
      <w:marTop w:val="0"/>
      <w:marBottom w:val="0"/>
      <w:divBdr>
        <w:top w:val="none" w:sz="0" w:space="0" w:color="auto"/>
        <w:left w:val="none" w:sz="0" w:space="0" w:color="auto"/>
        <w:bottom w:val="none" w:sz="0" w:space="0" w:color="auto"/>
        <w:right w:val="none" w:sz="0" w:space="0" w:color="auto"/>
      </w:divBdr>
    </w:div>
    <w:div w:id="1233349628">
      <w:bodyDiv w:val="1"/>
      <w:marLeft w:val="0"/>
      <w:marRight w:val="0"/>
      <w:marTop w:val="0"/>
      <w:marBottom w:val="0"/>
      <w:divBdr>
        <w:top w:val="none" w:sz="0" w:space="0" w:color="auto"/>
        <w:left w:val="none" w:sz="0" w:space="0" w:color="auto"/>
        <w:bottom w:val="none" w:sz="0" w:space="0" w:color="auto"/>
        <w:right w:val="none" w:sz="0" w:space="0" w:color="auto"/>
      </w:divBdr>
    </w:div>
    <w:div w:id="1245411540">
      <w:bodyDiv w:val="1"/>
      <w:marLeft w:val="0"/>
      <w:marRight w:val="0"/>
      <w:marTop w:val="0"/>
      <w:marBottom w:val="0"/>
      <w:divBdr>
        <w:top w:val="none" w:sz="0" w:space="0" w:color="auto"/>
        <w:left w:val="none" w:sz="0" w:space="0" w:color="auto"/>
        <w:bottom w:val="none" w:sz="0" w:space="0" w:color="auto"/>
        <w:right w:val="none" w:sz="0" w:space="0" w:color="auto"/>
      </w:divBdr>
    </w:div>
    <w:div w:id="1275213857">
      <w:bodyDiv w:val="1"/>
      <w:marLeft w:val="0"/>
      <w:marRight w:val="0"/>
      <w:marTop w:val="0"/>
      <w:marBottom w:val="0"/>
      <w:divBdr>
        <w:top w:val="none" w:sz="0" w:space="0" w:color="auto"/>
        <w:left w:val="none" w:sz="0" w:space="0" w:color="auto"/>
        <w:bottom w:val="none" w:sz="0" w:space="0" w:color="auto"/>
        <w:right w:val="none" w:sz="0" w:space="0" w:color="auto"/>
      </w:divBdr>
    </w:div>
    <w:div w:id="1292705282">
      <w:bodyDiv w:val="1"/>
      <w:marLeft w:val="0"/>
      <w:marRight w:val="0"/>
      <w:marTop w:val="0"/>
      <w:marBottom w:val="0"/>
      <w:divBdr>
        <w:top w:val="none" w:sz="0" w:space="0" w:color="auto"/>
        <w:left w:val="none" w:sz="0" w:space="0" w:color="auto"/>
        <w:bottom w:val="none" w:sz="0" w:space="0" w:color="auto"/>
        <w:right w:val="none" w:sz="0" w:space="0" w:color="auto"/>
      </w:divBdr>
      <w:divsChild>
        <w:div w:id="89279268">
          <w:marLeft w:val="0"/>
          <w:marRight w:val="0"/>
          <w:marTop w:val="0"/>
          <w:marBottom w:val="240"/>
          <w:divBdr>
            <w:top w:val="none" w:sz="0" w:space="0" w:color="auto"/>
            <w:left w:val="none" w:sz="0" w:space="0" w:color="auto"/>
            <w:bottom w:val="none" w:sz="0" w:space="0" w:color="auto"/>
            <w:right w:val="none" w:sz="0" w:space="0" w:color="auto"/>
          </w:divBdr>
        </w:div>
        <w:div w:id="235094900">
          <w:marLeft w:val="0"/>
          <w:marRight w:val="0"/>
          <w:marTop w:val="0"/>
          <w:marBottom w:val="240"/>
          <w:divBdr>
            <w:top w:val="none" w:sz="0" w:space="0" w:color="auto"/>
            <w:left w:val="none" w:sz="0" w:space="0" w:color="auto"/>
            <w:bottom w:val="none" w:sz="0" w:space="0" w:color="auto"/>
            <w:right w:val="none" w:sz="0" w:space="0" w:color="auto"/>
          </w:divBdr>
        </w:div>
        <w:div w:id="1356535797">
          <w:marLeft w:val="0"/>
          <w:marRight w:val="0"/>
          <w:marTop w:val="0"/>
          <w:marBottom w:val="240"/>
          <w:divBdr>
            <w:top w:val="none" w:sz="0" w:space="0" w:color="auto"/>
            <w:left w:val="none" w:sz="0" w:space="0" w:color="auto"/>
            <w:bottom w:val="none" w:sz="0" w:space="0" w:color="auto"/>
            <w:right w:val="none" w:sz="0" w:space="0" w:color="auto"/>
          </w:divBdr>
        </w:div>
      </w:divsChild>
    </w:div>
    <w:div w:id="1322345041">
      <w:bodyDiv w:val="1"/>
      <w:marLeft w:val="0"/>
      <w:marRight w:val="0"/>
      <w:marTop w:val="0"/>
      <w:marBottom w:val="0"/>
      <w:divBdr>
        <w:top w:val="none" w:sz="0" w:space="0" w:color="auto"/>
        <w:left w:val="none" w:sz="0" w:space="0" w:color="auto"/>
        <w:bottom w:val="none" w:sz="0" w:space="0" w:color="auto"/>
        <w:right w:val="none" w:sz="0" w:space="0" w:color="auto"/>
      </w:divBdr>
    </w:div>
    <w:div w:id="1346178066">
      <w:bodyDiv w:val="1"/>
      <w:marLeft w:val="0"/>
      <w:marRight w:val="0"/>
      <w:marTop w:val="0"/>
      <w:marBottom w:val="0"/>
      <w:divBdr>
        <w:top w:val="none" w:sz="0" w:space="0" w:color="auto"/>
        <w:left w:val="none" w:sz="0" w:space="0" w:color="auto"/>
        <w:bottom w:val="none" w:sz="0" w:space="0" w:color="auto"/>
        <w:right w:val="none" w:sz="0" w:space="0" w:color="auto"/>
      </w:divBdr>
    </w:div>
    <w:div w:id="1416433805">
      <w:bodyDiv w:val="1"/>
      <w:marLeft w:val="0"/>
      <w:marRight w:val="0"/>
      <w:marTop w:val="0"/>
      <w:marBottom w:val="0"/>
      <w:divBdr>
        <w:top w:val="none" w:sz="0" w:space="0" w:color="auto"/>
        <w:left w:val="none" w:sz="0" w:space="0" w:color="auto"/>
        <w:bottom w:val="none" w:sz="0" w:space="0" w:color="auto"/>
        <w:right w:val="none" w:sz="0" w:space="0" w:color="auto"/>
      </w:divBdr>
    </w:div>
    <w:div w:id="1497110340">
      <w:bodyDiv w:val="1"/>
      <w:marLeft w:val="0"/>
      <w:marRight w:val="0"/>
      <w:marTop w:val="0"/>
      <w:marBottom w:val="0"/>
      <w:divBdr>
        <w:top w:val="none" w:sz="0" w:space="0" w:color="auto"/>
        <w:left w:val="none" w:sz="0" w:space="0" w:color="auto"/>
        <w:bottom w:val="none" w:sz="0" w:space="0" w:color="auto"/>
        <w:right w:val="none" w:sz="0" w:space="0" w:color="auto"/>
      </w:divBdr>
    </w:div>
    <w:div w:id="1564944016">
      <w:bodyDiv w:val="1"/>
      <w:marLeft w:val="0"/>
      <w:marRight w:val="0"/>
      <w:marTop w:val="0"/>
      <w:marBottom w:val="0"/>
      <w:divBdr>
        <w:top w:val="none" w:sz="0" w:space="0" w:color="auto"/>
        <w:left w:val="none" w:sz="0" w:space="0" w:color="auto"/>
        <w:bottom w:val="none" w:sz="0" w:space="0" w:color="auto"/>
        <w:right w:val="none" w:sz="0" w:space="0" w:color="auto"/>
      </w:divBdr>
    </w:div>
    <w:div w:id="1608929792">
      <w:bodyDiv w:val="1"/>
      <w:marLeft w:val="0"/>
      <w:marRight w:val="0"/>
      <w:marTop w:val="0"/>
      <w:marBottom w:val="0"/>
      <w:divBdr>
        <w:top w:val="none" w:sz="0" w:space="0" w:color="auto"/>
        <w:left w:val="none" w:sz="0" w:space="0" w:color="auto"/>
        <w:bottom w:val="none" w:sz="0" w:space="0" w:color="auto"/>
        <w:right w:val="none" w:sz="0" w:space="0" w:color="auto"/>
      </w:divBdr>
    </w:div>
    <w:div w:id="1622999239">
      <w:bodyDiv w:val="1"/>
      <w:marLeft w:val="0"/>
      <w:marRight w:val="0"/>
      <w:marTop w:val="0"/>
      <w:marBottom w:val="0"/>
      <w:divBdr>
        <w:top w:val="none" w:sz="0" w:space="0" w:color="auto"/>
        <w:left w:val="none" w:sz="0" w:space="0" w:color="auto"/>
        <w:bottom w:val="none" w:sz="0" w:space="0" w:color="auto"/>
        <w:right w:val="none" w:sz="0" w:space="0" w:color="auto"/>
      </w:divBdr>
    </w:div>
    <w:div w:id="1643730158">
      <w:bodyDiv w:val="1"/>
      <w:marLeft w:val="0"/>
      <w:marRight w:val="0"/>
      <w:marTop w:val="0"/>
      <w:marBottom w:val="0"/>
      <w:divBdr>
        <w:top w:val="none" w:sz="0" w:space="0" w:color="auto"/>
        <w:left w:val="none" w:sz="0" w:space="0" w:color="auto"/>
        <w:bottom w:val="none" w:sz="0" w:space="0" w:color="auto"/>
        <w:right w:val="none" w:sz="0" w:space="0" w:color="auto"/>
      </w:divBdr>
    </w:div>
    <w:div w:id="1731031423">
      <w:bodyDiv w:val="1"/>
      <w:marLeft w:val="0"/>
      <w:marRight w:val="0"/>
      <w:marTop w:val="0"/>
      <w:marBottom w:val="0"/>
      <w:divBdr>
        <w:top w:val="none" w:sz="0" w:space="0" w:color="auto"/>
        <w:left w:val="none" w:sz="0" w:space="0" w:color="auto"/>
        <w:bottom w:val="none" w:sz="0" w:space="0" w:color="auto"/>
        <w:right w:val="none" w:sz="0" w:space="0" w:color="auto"/>
      </w:divBdr>
    </w:div>
    <w:div w:id="1816025993">
      <w:bodyDiv w:val="1"/>
      <w:marLeft w:val="0"/>
      <w:marRight w:val="0"/>
      <w:marTop w:val="0"/>
      <w:marBottom w:val="0"/>
      <w:divBdr>
        <w:top w:val="none" w:sz="0" w:space="0" w:color="auto"/>
        <w:left w:val="none" w:sz="0" w:space="0" w:color="auto"/>
        <w:bottom w:val="none" w:sz="0" w:space="0" w:color="auto"/>
        <w:right w:val="none" w:sz="0" w:space="0" w:color="auto"/>
      </w:divBdr>
    </w:div>
    <w:div w:id="1827896248">
      <w:bodyDiv w:val="1"/>
      <w:marLeft w:val="0"/>
      <w:marRight w:val="0"/>
      <w:marTop w:val="0"/>
      <w:marBottom w:val="0"/>
      <w:divBdr>
        <w:top w:val="none" w:sz="0" w:space="0" w:color="auto"/>
        <w:left w:val="none" w:sz="0" w:space="0" w:color="auto"/>
        <w:bottom w:val="none" w:sz="0" w:space="0" w:color="auto"/>
        <w:right w:val="none" w:sz="0" w:space="0" w:color="auto"/>
      </w:divBdr>
    </w:div>
    <w:div w:id="1876849372">
      <w:bodyDiv w:val="1"/>
      <w:marLeft w:val="0"/>
      <w:marRight w:val="0"/>
      <w:marTop w:val="0"/>
      <w:marBottom w:val="0"/>
      <w:divBdr>
        <w:top w:val="none" w:sz="0" w:space="0" w:color="auto"/>
        <w:left w:val="none" w:sz="0" w:space="0" w:color="auto"/>
        <w:bottom w:val="none" w:sz="0" w:space="0" w:color="auto"/>
        <w:right w:val="none" w:sz="0" w:space="0" w:color="auto"/>
      </w:divBdr>
    </w:div>
    <w:div w:id="1982878448">
      <w:bodyDiv w:val="1"/>
      <w:marLeft w:val="0"/>
      <w:marRight w:val="0"/>
      <w:marTop w:val="0"/>
      <w:marBottom w:val="0"/>
      <w:divBdr>
        <w:top w:val="none" w:sz="0" w:space="0" w:color="auto"/>
        <w:left w:val="none" w:sz="0" w:space="0" w:color="auto"/>
        <w:bottom w:val="none" w:sz="0" w:space="0" w:color="auto"/>
        <w:right w:val="none" w:sz="0" w:space="0" w:color="auto"/>
      </w:divBdr>
    </w:div>
    <w:div w:id="2062290236">
      <w:bodyDiv w:val="1"/>
      <w:marLeft w:val="0"/>
      <w:marRight w:val="0"/>
      <w:marTop w:val="0"/>
      <w:marBottom w:val="0"/>
      <w:divBdr>
        <w:top w:val="none" w:sz="0" w:space="0" w:color="auto"/>
        <w:left w:val="none" w:sz="0" w:space="0" w:color="auto"/>
        <w:bottom w:val="none" w:sz="0" w:space="0" w:color="auto"/>
        <w:right w:val="none" w:sz="0" w:space="0" w:color="auto"/>
      </w:divBdr>
    </w:div>
    <w:div w:id="2072730681">
      <w:bodyDiv w:val="1"/>
      <w:marLeft w:val="0"/>
      <w:marRight w:val="0"/>
      <w:marTop w:val="0"/>
      <w:marBottom w:val="0"/>
      <w:divBdr>
        <w:top w:val="none" w:sz="0" w:space="0" w:color="auto"/>
        <w:left w:val="none" w:sz="0" w:space="0" w:color="auto"/>
        <w:bottom w:val="none" w:sz="0" w:space="0" w:color="auto"/>
        <w:right w:val="none" w:sz="0" w:space="0" w:color="auto"/>
      </w:divBdr>
    </w:div>
    <w:div w:id="2080637113">
      <w:bodyDiv w:val="1"/>
      <w:marLeft w:val="0"/>
      <w:marRight w:val="0"/>
      <w:marTop w:val="0"/>
      <w:marBottom w:val="0"/>
      <w:divBdr>
        <w:top w:val="none" w:sz="0" w:space="0" w:color="auto"/>
        <w:left w:val="none" w:sz="0" w:space="0" w:color="auto"/>
        <w:bottom w:val="none" w:sz="0" w:space="0" w:color="auto"/>
        <w:right w:val="none" w:sz="0" w:space="0" w:color="auto"/>
      </w:divBdr>
      <w:divsChild>
        <w:div w:id="137764689">
          <w:marLeft w:val="0"/>
          <w:marRight w:val="0"/>
          <w:marTop w:val="0"/>
          <w:marBottom w:val="0"/>
          <w:divBdr>
            <w:top w:val="none" w:sz="0" w:space="0" w:color="auto"/>
            <w:left w:val="none" w:sz="0" w:space="0" w:color="auto"/>
            <w:bottom w:val="none" w:sz="0" w:space="0" w:color="auto"/>
            <w:right w:val="none" w:sz="0" w:space="0" w:color="auto"/>
          </w:divBdr>
          <w:divsChild>
            <w:div w:id="128230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24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hyperlink" Target="https://support.google.com/googleplay/android-developer/answer/6048248?hl=en"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hyperlink" Target="http://tools.google.com/dlpage/gaoptout" TargetMode="External" Id="rId17" /><Relationship Type="http://schemas.openxmlformats.org/officeDocument/2006/relationships/customXml" Target="../customXml/item2.xml" Id="rId2" /><Relationship Type="http://schemas.openxmlformats.org/officeDocument/2006/relationships/hyperlink" Target="http://www.google.com/policies/privacy/partners/" TargetMode="External" Id="rId16" /><Relationship Type="http://schemas.openxmlformats.org/officeDocument/2006/relationships/hyperlink" Target="https://www.networkadvertising.org/mobile-choice/" TargetMode="Externa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theme" Target="theme/theme1.xml" Id="rId24" /><Relationship Type="http://schemas.openxmlformats.org/officeDocument/2006/relationships/customXml" Target="../customXml/item5.xml" Id="rId5" /><Relationship Type="http://schemas.microsoft.com/office/2018/08/relationships/commentsExtensible" Target="commentsExtensible.xml" Id="rId15" /><Relationship Type="http://schemas.microsoft.com/office/2011/relationships/people" Target="people.xml" Id="rId23" /><Relationship Type="http://schemas.openxmlformats.org/officeDocument/2006/relationships/footnotes" Target="footnotes.xml" Id="rId10" /><Relationship Type="http://schemas.openxmlformats.org/officeDocument/2006/relationships/hyperlink" Target="https://support.apple.com/en-us/HT202074"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fontTable" Target="fontTable.xml" Id="rId22" /><Relationship Type="http://schemas.openxmlformats.org/officeDocument/2006/relationships/customXml" Target="/customXML/item6.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4042CF-4660-4CB2-992A-5CF8A5FE23BE}">
  <we:reference id="15aacfb1-b0aa-4184-aca4-5fdc2a6854b4" version="1.0.0.3" store="EXCatalog" storeType="EXCatalog"/>
  <we:alternateReferences>
    <we:reference id="WA200007271" version="1.0.0.3"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4645DC882A4D4BB357A3605DA33F84" ma:contentTypeVersion="12" ma:contentTypeDescription="Create a new document." ma:contentTypeScope="" ma:versionID="d2b5d3bc7e509f7fb728130ffab340a2">
  <xsd:schema xmlns:xsd="http://www.w3.org/2001/XMLSchema" xmlns:xs="http://www.w3.org/2001/XMLSchema" xmlns:p="http://schemas.microsoft.com/office/2006/metadata/properties" xmlns:ns3="3079be8a-435f-4718-882b-370117daf459" xmlns:ns4="c8e8e5a9-ba07-42fd-8889-e0c9978c90ad" targetNamespace="http://schemas.microsoft.com/office/2006/metadata/properties" ma:root="true" ma:fieldsID="faaa427de0f7b689f8ff391d166e6781" ns3:_="" ns4:_="">
    <xsd:import namespace="3079be8a-435f-4718-882b-370117daf459"/>
    <xsd:import namespace="c8e8e5a9-ba07-42fd-8889-e0c9978c90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9be8a-435f-4718-882b-370117daf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e8e5a9-ba07-42fd-8889-e0c9978c90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Props1.xml><?xml version="1.0" encoding="utf-8"?>
<ds:datastoreItem xmlns:ds="http://schemas.openxmlformats.org/officeDocument/2006/customXml" ds:itemID="{669E3B9D-F5A7-4C20-81F5-BD9BE4D13129}">
  <ds:schemaRefs>
    <ds:schemaRef ds:uri="http://schemas.openxmlformats.org/officeDocument/2006/bibliography"/>
  </ds:schemaRefs>
</ds:datastoreItem>
</file>

<file path=customXml/itemProps2.xml><?xml version="1.0" encoding="utf-8"?>
<ds:datastoreItem xmlns:ds="http://schemas.openxmlformats.org/officeDocument/2006/customXml" ds:itemID="{0C3102C3-806A-4E39-9343-9C89ED68B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9be8a-435f-4718-882b-370117daf459"/>
    <ds:schemaRef ds:uri="c8e8e5a9-ba07-42fd-8889-e0c9978c9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534B6C-BB2E-4CFF-BDC7-57576CAFECC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051550-C337-4158-A6A6-546A68C1F9EF}">
  <ds:schemaRefs>
    <ds:schemaRef ds:uri="http://schemas.microsoft.com/sharepoint/v3/contenttype/forms"/>
  </ds:schemaRefs>
</ds:datastoreItem>
</file>

<file path=customXml/itemProps5.xml><?xml version="1.0" encoding="utf-8"?>
<ds:datastoreItem xmlns:ds="http://schemas.openxmlformats.org/officeDocument/2006/customXml" ds:itemID="{D1E5E396-DFDD-45E3-8134-CBE2E3BF11A0}">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2783</Words>
  <Characters>14978</Characters>
  <Application>Microsoft Office Word</Application>
  <DocSecurity>0</DocSecurity>
  <Lines>189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17711</CharactersWithSpaces>
  <SharedDoc>false</SharedDoc>
  <HLinks>
    <vt:vector size="384" baseType="variant">
      <vt:variant>
        <vt:i4>3080233</vt:i4>
      </vt:variant>
      <vt:variant>
        <vt:i4>177</vt:i4>
      </vt:variant>
      <vt:variant>
        <vt:i4>0</vt:i4>
      </vt:variant>
      <vt:variant>
        <vt:i4>5</vt:i4>
      </vt:variant>
      <vt:variant>
        <vt:lpwstr>https://www.oag.state.va.us/consumer-protection/index.php/file-a-complaint</vt:lpwstr>
      </vt:variant>
      <vt:variant>
        <vt:lpwstr/>
      </vt:variant>
      <vt:variant>
        <vt:i4>720923</vt:i4>
      </vt:variant>
      <vt:variant>
        <vt:i4>174</vt:i4>
      </vt:variant>
      <vt:variant>
        <vt:i4>0</vt:i4>
      </vt:variant>
      <vt:variant>
        <vt:i4>5</vt:i4>
      </vt:variant>
      <vt:variant>
        <vt:lpwstr>https://ico.org.uk/global/contact-us/</vt:lpwstr>
      </vt:variant>
      <vt:variant>
        <vt:lpwstr/>
      </vt:variant>
      <vt:variant>
        <vt:i4>8192041</vt:i4>
      </vt:variant>
      <vt:variant>
        <vt:i4>171</vt:i4>
      </vt:variant>
      <vt:variant>
        <vt:i4>0</vt:i4>
      </vt:variant>
      <vt:variant>
        <vt:i4>5</vt:i4>
      </vt:variant>
      <vt:variant>
        <vt:lpwstr>https://www.edoeb.admin.ch/edoeb/en/home/the-fdpic/contact.html</vt:lpwstr>
      </vt:variant>
      <vt:variant>
        <vt:lpwstr/>
      </vt:variant>
      <vt:variant>
        <vt:i4>1900642</vt:i4>
      </vt:variant>
      <vt:variant>
        <vt:i4>168</vt:i4>
      </vt:variant>
      <vt:variant>
        <vt:i4>0</vt:i4>
      </vt:variant>
      <vt:variant>
        <vt:i4>5</vt:i4>
      </vt:variant>
      <vt:variant>
        <vt:lpwstr>https://edpb.europa.eu/about-edpb/board/members_en</vt:lpwstr>
      </vt:variant>
      <vt:variant>
        <vt:lpwstr/>
      </vt:variant>
      <vt:variant>
        <vt:i4>5439563</vt:i4>
      </vt:variant>
      <vt:variant>
        <vt:i4>165</vt:i4>
      </vt:variant>
      <vt:variant>
        <vt:i4>0</vt:i4>
      </vt:variant>
      <vt:variant>
        <vt:i4>5</vt:i4>
      </vt:variant>
      <vt:variant>
        <vt:lpwstr>https://www.gov.br/anpd/pt-br</vt:lpwstr>
      </vt:variant>
      <vt:variant>
        <vt:lpwstr/>
      </vt:variant>
      <vt:variant>
        <vt:i4>1376348</vt:i4>
      </vt:variant>
      <vt:variant>
        <vt:i4>162</vt:i4>
      </vt:variant>
      <vt:variant>
        <vt:i4>0</vt:i4>
      </vt:variant>
      <vt:variant>
        <vt:i4>5</vt:i4>
      </vt:variant>
      <vt:variant>
        <vt:lpwstr>https://www.oaic.gov.au/</vt:lpwstr>
      </vt:variant>
      <vt:variant>
        <vt:lpwstr/>
      </vt:variant>
      <vt:variant>
        <vt:i4>262267</vt:i4>
      </vt:variant>
      <vt:variant>
        <vt:i4>159</vt:i4>
      </vt:variant>
      <vt:variant>
        <vt:i4>0</vt:i4>
      </vt:variant>
      <vt:variant>
        <vt:i4>5</vt:i4>
      </vt:variant>
      <vt:variant>
        <vt:lpwstr/>
      </vt:variant>
      <vt:variant>
        <vt:lpwstr>CONTACT_US.68F</vt:lpwstr>
      </vt:variant>
      <vt:variant>
        <vt:i4>262267</vt:i4>
      </vt:variant>
      <vt:variant>
        <vt:i4>156</vt:i4>
      </vt:variant>
      <vt:variant>
        <vt:i4>0</vt:i4>
      </vt:variant>
      <vt:variant>
        <vt:i4>5</vt:i4>
      </vt:variant>
      <vt:variant>
        <vt:lpwstr/>
      </vt:variant>
      <vt:variant>
        <vt:lpwstr>CONTACT_US.68F</vt:lpwstr>
      </vt:variant>
      <vt:variant>
        <vt:i4>262267</vt:i4>
      </vt:variant>
      <vt:variant>
        <vt:i4>153</vt:i4>
      </vt:variant>
      <vt:variant>
        <vt:i4>0</vt:i4>
      </vt:variant>
      <vt:variant>
        <vt:i4>5</vt:i4>
      </vt:variant>
      <vt:variant>
        <vt:lpwstr/>
      </vt:variant>
      <vt:variant>
        <vt:lpwstr>CONTACT_US.68F</vt:lpwstr>
      </vt:variant>
      <vt:variant>
        <vt:i4>262267</vt:i4>
      </vt:variant>
      <vt:variant>
        <vt:i4>150</vt:i4>
      </vt:variant>
      <vt:variant>
        <vt:i4>0</vt:i4>
      </vt:variant>
      <vt:variant>
        <vt:i4>5</vt:i4>
      </vt:variant>
      <vt:variant>
        <vt:lpwstr/>
      </vt:variant>
      <vt:variant>
        <vt:lpwstr>CONTACT_US.68F</vt:lpwstr>
      </vt:variant>
      <vt:variant>
        <vt:i4>262267</vt:i4>
      </vt:variant>
      <vt:variant>
        <vt:i4>147</vt:i4>
      </vt:variant>
      <vt:variant>
        <vt:i4>0</vt:i4>
      </vt:variant>
      <vt:variant>
        <vt:i4>5</vt:i4>
      </vt:variant>
      <vt:variant>
        <vt:lpwstr/>
      </vt:variant>
      <vt:variant>
        <vt:lpwstr>CONTACT_US.68F</vt:lpwstr>
      </vt:variant>
      <vt:variant>
        <vt:i4>8126561</vt:i4>
      </vt:variant>
      <vt:variant>
        <vt:i4>144</vt:i4>
      </vt:variant>
      <vt:variant>
        <vt:i4>0</vt:i4>
      </vt:variant>
      <vt:variant>
        <vt:i4>5</vt:i4>
      </vt:variant>
      <vt:variant>
        <vt:lpwstr/>
      </vt:variant>
      <vt:variant>
        <vt:lpwstr>II.__HOW_WE_USE_YOUR_INFORMATION.16F</vt:lpwstr>
      </vt:variant>
      <vt:variant>
        <vt:i4>262267</vt:i4>
      </vt:variant>
      <vt:variant>
        <vt:i4>141</vt:i4>
      </vt:variant>
      <vt:variant>
        <vt:i4>0</vt:i4>
      </vt:variant>
      <vt:variant>
        <vt:i4>5</vt:i4>
      </vt:variant>
      <vt:variant>
        <vt:lpwstr/>
      </vt:variant>
      <vt:variant>
        <vt:lpwstr>CONTACT_US.68F</vt:lpwstr>
      </vt:variant>
      <vt:variant>
        <vt:i4>262267</vt:i4>
      </vt:variant>
      <vt:variant>
        <vt:i4>138</vt:i4>
      </vt:variant>
      <vt:variant>
        <vt:i4>0</vt:i4>
      </vt:variant>
      <vt:variant>
        <vt:i4>5</vt:i4>
      </vt:variant>
      <vt:variant>
        <vt:lpwstr/>
      </vt:variant>
      <vt:variant>
        <vt:lpwstr>CONTACT_US.68F</vt:lpwstr>
      </vt:variant>
      <vt:variant>
        <vt:i4>262267</vt:i4>
      </vt:variant>
      <vt:variant>
        <vt:i4>135</vt:i4>
      </vt:variant>
      <vt:variant>
        <vt:i4>0</vt:i4>
      </vt:variant>
      <vt:variant>
        <vt:i4>5</vt:i4>
      </vt:variant>
      <vt:variant>
        <vt:lpwstr/>
      </vt:variant>
      <vt:variant>
        <vt:lpwstr>CONTACT_US.68F</vt:lpwstr>
      </vt:variant>
      <vt:variant>
        <vt:i4>4456575</vt:i4>
      </vt:variant>
      <vt:variant>
        <vt:i4>132</vt:i4>
      </vt:variant>
      <vt:variant>
        <vt:i4>0</vt:i4>
      </vt:variant>
      <vt:variant>
        <vt:i4>5</vt:i4>
      </vt:variant>
      <vt:variant>
        <vt:lpwstr/>
      </vt:variant>
      <vt:variant>
        <vt:lpwstr>_HOW_WE_USE</vt:lpwstr>
      </vt:variant>
      <vt:variant>
        <vt:i4>262267</vt:i4>
      </vt:variant>
      <vt:variant>
        <vt:i4>129</vt:i4>
      </vt:variant>
      <vt:variant>
        <vt:i4>0</vt:i4>
      </vt:variant>
      <vt:variant>
        <vt:i4>5</vt:i4>
      </vt:variant>
      <vt:variant>
        <vt:lpwstr/>
      </vt:variant>
      <vt:variant>
        <vt:lpwstr>CONTACT_US.68F</vt:lpwstr>
      </vt:variant>
      <vt:variant>
        <vt:i4>8126561</vt:i4>
      </vt:variant>
      <vt:variant>
        <vt:i4>126</vt:i4>
      </vt:variant>
      <vt:variant>
        <vt:i4>0</vt:i4>
      </vt:variant>
      <vt:variant>
        <vt:i4>5</vt:i4>
      </vt:variant>
      <vt:variant>
        <vt:lpwstr/>
      </vt:variant>
      <vt:variant>
        <vt:lpwstr>II.__HOW_WE_USE_YOUR_INFORMATION.16F</vt:lpwstr>
      </vt:variant>
      <vt:variant>
        <vt:i4>1966119</vt:i4>
      </vt:variant>
      <vt:variant>
        <vt:i4>123</vt:i4>
      </vt:variant>
      <vt:variant>
        <vt:i4>0</vt:i4>
      </vt:variant>
      <vt:variant>
        <vt:i4>5</vt:i4>
      </vt:variant>
      <vt:variant>
        <vt:lpwstr/>
      </vt:variant>
      <vt:variant>
        <vt:lpwstr>_PERSONAL_INFORMATION_WE</vt:lpwstr>
      </vt:variant>
      <vt:variant>
        <vt:i4>7536711</vt:i4>
      </vt:variant>
      <vt:variant>
        <vt:i4>120</vt:i4>
      </vt:variant>
      <vt:variant>
        <vt:i4>0</vt:i4>
      </vt:variant>
      <vt:variant>
        <vt:i4>5</vt:i4>
      </vt:variant>
      <vt:variant>
        <vt:lpwstr>https://ec.europa.eu/info/law/law-topic/data-protection/international-dimension-data-protection/standard-contractual-clauses-scc/standard-contractual-clauses-international-transfers_en</vt:lpwstr>
      </vt:variant>
      <vt:variant>
        <vt:lpwstr/>
      </vt:variant>
      <vt:variant>
        <vt:i4>262267</vt:i4>
      </vt:variant>
      <vt:variant>
        <vt:i4>117</vt:i4>
      </vt:variant>
      <vt:variant>
        <vt:i4>0</vt:i4>
      </vt:variant>
      <vt:variant>
        <vt:i4>5</vt:i4>
      </vt:variant>
      <vt:variant>
        <vt:lpwstr/>
      </vt:variant>
      <vt:variant>
        <vt:lpwstr>CONTACT_US.68F</vt:lpwstr>
      </vt:variant>
      <vt:variant>
        <vt:i4>6225945</vt:i4>
      </vt:variant>
      <vt:variant>
        <vt:i4>114</vt:i4>
      </vt:variant>
      <vt:variant>
        <vt:i4>0</vt:i4>
      </vt:variant>
      <vt:variant>
        <vt:i4>5</vt:i4>
      </vt:variant>
      <vt:variant>
        <vt:lpwstr>https://youradchoices.ca/choices/</vt:lpwstr>
      </vt:variant>
      <vt:variant>
        <vt:lpwstr/>
      </vt:variant>
      <vt:variant>
        <vt:i4>524376</vt:i4>
      </vt:variant>
      <vt:variant>
        <vt:i4>111</vt:i4>
      </vt:variant>
      <vt:variant>
        <vt:i4>0</vt:i4>
      </vt:variant>
      <vt:variant>
        <vt:i4>5</vt:i4>
      </vt:variant>
      <vt:variant>
        <vt:lpwstr>https://www.youronlinechoices.eu/</vt:lpwstr>
      </vt:variant>
      <vt:variant>
        <vt:lpwstr/>
      </vt:variant>
      <vt:variant>
        <vt:i4>393233</vt:i4>
      </vt:variant>
      <vt:variant>
        <vt:i4>108</vt:i4>
      </vt:variant>
      <vt:variant>
        <vt:i4>0</vt:i4>
      </vt:variant>
      <vt:variant>
        <vt:i4>5</vt:i4>
      </vt:variant>
      <vt:variant>
        <vt:lpwstr>http://www.aboutads.info/choices/</vt:lpwstr>
      </vt:variant>
      <vt:variant>
        <vt:lpwstr/>
      </vt:variant>
      <vt:variant>
        <vt:i4>3211288</vt:i4>
      </vt:variant>
      <vt:variant>
        <vt:i4>105</vt:i4>
      </vt:variant>
      <vt:variant>
        <vt:i4>0</vt:i4>
      </vt:variant>
      <vt:variant>
        <vt:i4>5</vt:i4>
      </vt:variant>
      <vt:variant>
        <vt:lpwstr>http://www.networkadvertising.org/managing/opt_out.asp</vt:lpwstr>
      </vt:variant>
      <vt:variant>
        <vt:lpwstr/>
      </vt:variant>
      <vt:variant>
        <vt:i4>524361</vt:i4>
      </vt:variant>
      <vt:variant>
        <vt:i4>102</vt:i4>
      </vt:variant>
      <vt:variant>
        <vt:i4>0</vt:i4>
      </vt:variant>
      <vt:variant>
        <vt:i4>5</vt:i4>
      </vt:variant>
      <vt:variant>
        <vt:lpwstr>https://www.networkadvertising.org/mobile-choice/</vt:lpwstr>
      </vt:variant>
      <vt:variant>
        <vt:lpwstr/>
      </vt:variant>
      <vt:variant>
        <vt:i4>5111878</vt:i4>
      </vt:variant>
      <vt:variant>
        <vt:i4>99</vt:i4>
      </vt:variant>
      <vt:variant>
        <vt:i4>0</vt:i4>
      </vt:variant>
      <vt:variant>
        <vt:i4>5</vt:i4>
      </vt:variant>
      <vt:variant>
        <vt:lpwstr>https://support.apple.com/en-us/HT202074</vt:lpwstr>
      </vt:variant>
      <vt:variant>
        <vt:lpwstr/>
      </vt:variant>
      <vt:variant>
        <vt:i4>5505034</vt:i4>
      </vt:variant>
      <vt:variant>
        <vt:i4>96</vt:i4>
      </vt:variant>
      <vt:variant>
        <vt:i4>0</vt:i4>
      </vt:variant>
      <vt:variant>
        <vt:i4>5</vt:i4>
      </vt:variant>
      <vt:variant>
        <vt:lpwstr>https://support.google.com/googleplay/android-developer/answer/6048248?hl=en</vt:lpwstr>
      </vt:variant>
      <vt:variant>
        <vt:lpwstr/>
      </vt:variant>
      <vt:variant>
        <vt:i4>262267</vt:i4>
      </vt:variant>
      <vt:variant>
        <vt:i4>93</vt:i4>
      </vt:variant>
      <vt:variant>
        <vt:i4>0</vt:i4>
      </vt:variant>
      <vt:variant>
        <vt:i4>5</vt:i4>
      </vt:variant>
      <vt:variant>
        <vt:lpwstr/>
      </vt:variant>
      <vt:variant>
        <vt:lpwstr>CONTACT_US.68F</vt:lpwstr>
      </vt:variant>
      <vt:variant>
        <vt:i4>7667715</vt:i4>
      </vt:variant>
      <vt:variant>
        <vt:i4>90</vt:i4>
      </vt:variant>
      <vt:variant>
        <vt:i4>0</vt:i4>
      </vt:variant>
      <vt:variant>
        <vt:i4>5</vt:i4>
      </vt:variant>
      <vt:variant>
        <vt:lpwstr>bookmark://CONTACT_US.68F/</vt:lpwstr>
      </vt:variant>
      <vt:variant>
        <vt:lpwstr/>
      </vt:variant>
      <vt:variant>
        <vt:i4>7667715</vt:i4>
      </vt:variant>
      <vt:variant>
        <vt:i4>87</vt:i4>
      </vt:variant>
      <vt:variant>
        <vt:i4>0</vt:i4>
      </vt:variant>
      <vt:variant>
        <vt:i4>5</vt:i4>
      </vt:variant>
      <vt:variant>
        <vt:lpwstr>bookmark://CONTACT_US.68F/</vt:lpwstr>
      </vt:variant>
      <vt:variant>
        <vt:lpwstr/>
      </vt:variant>
      <vt:variant>
        <vt:i4>1376311</vt:i4>
      </vt:variant>
      <vt:variant>
        <vt:i4>84</vt:i4>
      </vt:variant>
      <vt:variant>
        <vt:i4>0</vt:i4>
      </vt:variant>
      <vt:variant>
        <vt:i4>5</vt:i4>
      </vt:variant>
      <vt:variant>
        <vt:lpwstr/>
      </vt:variant>
      <vt:variant>
        <vt:lpwstr>_Toc46134265</vt:lpwstr>
      </vt:variant>
      <vt:variant>
        <vt:i4>262267</vt:i4>
      </vt:variant>
      <vt:variant>
        <vt:i4>81</vt:i4>
      </vt:variant>
      <vt:variant>
        <vt:i4>0</vt:i4>
      </vt:variant>
      <vt:variant>
        <vt:i4>5</vt:i4>
      </vt:variant>
      <vt:variant>
        <vt:lpwstr/>
      </vt:variant>
      <vt:variant>
        <vt:lpwstr>CONTACT_US.68F</vt:lpwstr>
      </vt:variant>
      <vt:variant>
        <vt:i4>262267</vt:i4>
      </vt:variant>
      <vt:variant>
        <vt:i4>78</vt:i4>
      </vt:variant>
      <vt:variant>
        <vt:i4>0</vt:i4>
      </vt:variant>
      <vt:variant>
        <vt:i4>5</vt:i4>
      </vt:variant>
      <vt:variant>
        <vt:lpwstr/>
      </vt:variant>
      <vt:variant>
        <vt:lpwstr>CONTACT_US.68F</vt:lpwstr>
      </vt:variant>
      <vt:variant>
        <vt:i4>5374031</vt:i4>
      </vt:variant>
      <vt:variant>
        <vt:i4>75</vt:i4>
      </vt:variant>
      <vt:variant>
        <vt:i4>0</vt:i4>
      </vt:variant>
      <vt:variant>
        <vt:i4>5</vt:i4>
      </vt:variant>
      <vt:variant>
        <vt:lpwstr>https://www.fullstory.com/optout/</vt:lpwstr>
      </vt:variant>
      <vt:variant>
        <vt:lpwstr/>
      </vt:variant>
      <vt:variant>
        <vt:i4>2555960</vt:i4>
      </vt:variant>
      <vt:variant>
        <vt:i4>72</vt:i4>
      </vt:variant>
      <vt:variant>
        <vt:i4>0</vt:i4>
      </vt:variant>
      <vt:variant>
        <vt:i4>5</vt:i4>
      </vt:variant>
      <vt:variant>
        <vt:lpwstr>https://www.fullstory.com/legal/privacy-policy</vt:lpwstr>
      </vt:variant>
      <vt:variant>
        <vt:lpwstr/>
      </vt:variant>
      <vt:variant>
        <vt:i4>983125</vt:i4>
      </vt:variant>
      <vt:variant>
        <vt:i4>69</vt:i4>
      </vt:variant>
      <vt:variant>
        <vt:i4>0</vt:i4>
      </vt:variant>
      <vt:variant>
        <vt:i4>5</vt:i4>
      </vt:variant>
      <vt:variant>
        <vt:lpwstr>https://www.hotjar.com/policies/do-not-track/</vt:lpwstr>
      </vt:variant>
      <vt:variant>
        <vt:lpwstr/>
      </vt:variant>
      <vt:variant>
        <vt:i4>2818149</vt:i4>
      </vt:variant>
      <vt:variant>
        <vt:i4>66</vt:i4>
      </vt:variant>
      <vt:variant>
        <vt:i4>0</vt:i4>
      </vt:variant>
      <vt:variant>
        <vt:i4>5</vt:i4>
      </vt:variant>
      <vt:variant>
        <vt:lpwstr>https://www.hotjar.com/legal/policies/privacy/</vt:lpwstr>
      </vt:variant>
      <vt:variant>
        <vt:lpwstr/>
      </vt:variant>
      <vt:variant>
        <vt:i4>5767263</vt:i4>
      </vt:variant>
      <vt:variant>
        <vt:i4>63</vt:i4>
      </vt:variant>
      <vt:variant>
        <vt:i4>0</vt:i4>
      </vt:variant>
      <vt:variant>
        <vt:i4>5</vt:i4>
      </vt:variant>
      <vt:variant>
        <vt:lpwstr>https://www.linkedin.com/help/linkedin/answer/62931?trk=microsites-frontend_legal_privacy-policy&amp;lang=en</vt:lpwstr>
      </vt:variant>
      <vt:variant>
        <vt:lpwstr/>
      </vt:variant>
      <vt:variant>
        <vt:i4>5701703</vt:i4>
      </vt:variant>
      <vt:variant>
        <vt:i4>60</vt:i4>
      </vt:variant>
      <vt:variant>
        <vt:i4>0</vt:i4>
      </vt:variant>
      <vt:variant>
        <vt:i4>5</vt:i4>
      </vt:variant>
      <vt:variant>
        <vt:lpwstr>https://www.linkedin.com/legal/privacy-policy</vt:lpwstr>
      </vt:variant>
      <vt:variant>
        <vt:lpwstr/>
      </vt:variant>
      <vt:variant>
        <vt:i4>2621541</vt:i4>
      </vt:variant>
      <vt:variant>
        <vt:i4>57</vt:i4>
      </vt:variant>
      <vt:variant>
        <vt:i4>0</vt:i4>
      </vt:variant>
      <vt:variant>
        <vt:i4>5</vt:i4>
      </vt:variant>
      <vt:variant>
        <vt:lpwstr>http://tools.google.com/dlpage/gaoptout</vt:lpwstr>
      </vt:variant>
      <vt:variant>
        <vt:lpwstr/>
      </vt:variant>
      <vt:variant>
        <vt:i4>852045</vt:i4>
      </vt:variant>
      <vt:variant>
        <vt:i4>54</vt:i4>
      </vt:variant>
      <vt:variant>
        <vt:i4>0</vt:i4>
      </vt:variant>
      <vt:variant>
        <vt:i4>5</vt:i4>
      </vt:variant>
      <vt:variant>
        <vt:lpwstr>http://www.google.com/policies/privacy/partners/</vt:lpwstr>
      </vt:variant>
      <vt:variant>
        <vt:lpwstr/>
      </vt:variant>
      <vt:variant>
        <vt:i4>4063310</vt:i4>
      </vt:variant>
      <vt:variant>
        <vt:i4>51</vt:i4>
      </vt:variant>
      <vt:variant>
        <vt:i4>0</vt:i4>
      </vt:variant>
      <vt:variant>
        <vt:i4>5</vt:i4>
      </vt:variant>
      <vt:variant>
        <vt:lpwstr/>
      </vt:variant>
      <vt:variant>
        <vt:lpwstr>International_Data_Transfers.48F__We49F_</vt:lpwstr>
      </vt:variant>
      <vt:variant>
        <vt:i4>4718685</vt:i4>
      </vt:variant>
      <vt:variant>
        <vt:i4>48</vt:i4>
      </vt:variant>
      <vt:variant>
        <vt:i4>0</vt:i4>
      </vt:variant>
      <vt:variant>
        <vt:i4>5</vt:i4>
      </vt:variant>
      <vt:variant>
        <vt:lpwstr>https://www.facebook.com/settings?tab=ads</vt:lpwstr>
      </vt:variant>
      <vt:variant>
        <vt:lpwstr/>
      </vt:variant>
      <vt:variant>
        <vt:i4>8323113</vt:i4>
      </vt:variant>
      <vt:variant>
        <vt:i4>45</vt:i4>
      </vt:variant>
      <vt:variant>
        <vt:i4>0</vt:i4>
      </vt:variant>
      <vt:variant>
        <vt:i4>5</vt:i4>
      </vt:variant>
      <vt:variant>
        <vt:lpwstr>https://www.facebook.com/policy.php</vt:lpwstr>
      </vt:variant>
      <vt:variant>
        <vt:lpwstr/>
      </vt:variant>
      <vt:variant>
        <vt:i4>1376313</vt:i4>
      </vt:variant>
      <vt:variant>
        <vt:i4>41</vt:i4>
      </vt:variant>
      <vt:variant>
        <vt:i4>0</vt:i4>
      </vt:variant>
      <vt:variant>
        <vt:i4>5</vt:i4>
      </vt:variant>
      <vt:variant>
        <vt:lpwstr/>
      </vt:variant>
      <vt:variant>
        <vt:lpwstr>_Toc95168190</vt:lpwstr>
      </vt:variant>
      <vt:variant>
        <vt:i4>1835064</vt:i4>
      </vt:variant>
      <vt:variant>
        <vt:i4>38</vt:i4>
      </vt:variant>
      <vt:variant>
        <vt:i4>0</vt:i4>
      </vt:variant>
      <vt:variant>
        <vt:i4>5</vt:i4>
      </vt:variant>
      <vt:variant>
        <vt:lpwstr/>
      </vt:variant>
      <vt:variant>
        <vt:lpwstr>_Toc95168189</vt:lpwstr>
      </vt:variant>
      <vt:variant>
        <vt:i4>1900600</vt:i4>
      </vt:variant>
      <vt:variant>
        <vt:i4>35</vt:i4>
      </vt:variant>
      <vt:variant>
        <vt:i4>0</vt:i4>
      </vt:variant>
      <vt:variant>
        <vt:i4>5</vt:i4>
      </vt:variant>
      <vt:variant>
        <vt:lpwstr/>
      </vt:variant>
      <vt:variant>
        <vt:lpwstr>_Toc95168188</vt:lpwstr>
      </vt:variant>
      <vt:variant>
        <vt:i4>1179704</vt:i4>
      </vt:variant>
      <vt:variant>
        <vt:i4>32</vt:i4>
      </vt:variant>
      <vt:variant>
        <vt:i4>0</vt:i4>
      </vt:variant>
      <vt:variant>
        <vt:i4>5</vt:i4>
      </vt:variant>
      <vt:variant>
        <vt:lpwstr/>
      </vt:variant>
      <vt:variant>
        <vt:lpwstr>_Toc95168187</vt:lpwstr>
      </vt:variant>
      <vt:variant>
        <vt:i4>1245240</vt:i4>
      </vt:variant>
      <vt:variant>
        <vt:i4>29</vt:i4>
      </vt:variant>
      <vt:variant>
        <vt:i4>0</vt:i4>
      </vt:variant>
      <vt:variant>
        <vt:i4>5</vt:i4>
      </vt:variant>
      <vt:variant>
        <vt:lpwstr/>
      </vt:variant>
      <vt:variant>
        <vt:lpwstr>_Toc95168186</vt:lpwstr>
      </vt:variant>
      <vt:variant>
        <vt:i4>1048632</vt:i4>
      </vt:variant>
      <vt:variant>
        <vt:i4>26</vt:i4>
      </vt:variant>
      <vt:variant>
        <vt:i4>0</vt:i4>
      </vt:variant>
      <vt:variant>
        <vt:i4>5</vt:i4>
      </vt:variant>
      <vt:variant>
        <vt:lpwstr/>
      </vt:variant>
      <vt:variant>
        <vt:lpwstr>_Toc95168185</vt:lpwstr>
      </vt:variant>
      <vt:variant>
        <vt:i4>1114168</vt:i4>
      </vt:variant>
      <vt:variant>
        <vt:i4>23</vt:i4>
      </vt:variant>
      <vt:variant>
        <vt:i4>0</vt:i4>
      </vt:variant>
      <vt:variant>
        <vt:i4>5</vt:i4>
      </vt:variant>
      <vt:variant>
        <vt:lpwstr/>
      </vt:variant>
      <vt:variant>
        <vt:lpwstr>_Toc95168184</vt:lpwstr>
      </vt:variant>
      <vt:variant>
        <vt:i4>1441848</vt:i4>
      </vt:variant>
      <vt:variant>
        <vt:i4>20</vt:i4>
      </vt:variant>
      <vt:variant>
        <vt:i4>0</vt:i4>
      </vt:variant>
      <vt:variant>
        <vt:i4>5</vt:i4>
      </vt:variant>
      <vt:variant>
        <vt:lpwstr/>
      </vt:variant>
      <vt:variant>
        <vt:lpwstr>_Toc95168183</vt:lpwstr>
      </vt:variant>
      <vt:variant>
        <vt:i4>1507384</vt:i4>
      </vt:variant>
      <vt:variant>
        <vt:i4>17</vt:i4>
      </vt:variant>
      <vt:variant>
        <vt:i4>0</vt:i4>
      </vt:variant>
      <vt:variant>
        <vt:i4>5</vt:i4>
      </vt:variant>
      <vt:variant>
        <vt:lpwstr/>
      </vt:variant>
      <vt:variant>
        <vt:lpwstr>_Toc95168182</vt:lpwstr>
      </vt:variant>
      <vt:variant>
        <vt:i4>1310776</vt:i4>
      </vt:variant>
      <vt:variant>
        <vt:i4>14</vt:i4>
      </vt:variant>
      <vt:variant>
        <vt:i4>0</vt:i4>
      </vt:variant>
      <vt:variant>
        <vt:i4>5</vt:i4>
      </vt:variant>
      <vt:variant>
        <vt:lpwstr/>
      </vt:variant>
      <vt:variant>
        <vt:lpwstr>_Toc95168181</vt:lpwstr>
      </vt:variant>
      <vt:variant>
        <vt:i4>1376312</vt:i4>
      </vt:variant>
      <vt:variant>
        <vt:i4>11</vt:i4>
      </vt:variant>
      <vt:variant>
        <vt:i4>0</vt:i4>
      </vt:variant>
      <vt:variant>
        <vt:i4>5</vt:i4>
      </vt:variant>
      <vt:variant>
        <vt:lpwstr/>
      </vt:variant>
      <vt:variant>
        <vt:lpwstr>_Toc95168180</vt:lpwstr>
      </vt:variant>
      <vt:variant>
        <vt:i4>1835063</vt:i4>
      </vt:variant>
      <vt:variant>
        <vt:i4>8</vt:i4>
      </vt:variant>
      <vt:variant>
        <vt:i4>0</vt:i4>
      </vt:variant>
      <vt:variant>
        <vt:i4>5</vt:i4>
      </vt:variant>
      <vt:variant>
        <vt:lpwstr/>
      </vt:variant>
      <vt:variant>
        <vt:lpwstr>_Toc95168179</vt:lpwstr>
      </vt:variant>
      <vt:variant>
        <vt:i4>1900599</vt:i4>
      </vt:variant>
      <vt:variant>
        <vt:i4>5</vt:i4>
      </vt:variant>
      <vt:variant>
        <vt:i4>0</vt:i4>
      </vt:variant>
      <vt:variant>
        <vt:i4>5</vt:i4>
      </vt:variant>
      <vt:variant>
        <vt:lpwstr/>
      </vt:variant>
      <vt:variant>
        <vt:lpwstr>_Toc95168178</vt:lpwstr>
      </vt:variant>
      <vt:variant>
        <vt:i4>1179703</vt:i4>
      </vt:variant>
      <vt:variant>
        <vt:i4>2</vt:i4>
      </vt:variant>
      <vt:variant>
        <vt:i4>0</vt:i4>
      </vt:variant>
      <vt:variant>
        <vt:i4>5</vt:i4>
      </vt:variant>
      <vt:variant>
        <vt:lpwstr/>
      </vt:variant>
      <vt:variant>
        <vt:lpwstr>_Toc95168177</vt:lpwstr>
      </vt:variant>
      <vt:variant>
        <vt:i4>4259937</vt:i4>
      </vt:variant>
      <vt:variant>
        <vt:i4>12</vt:i4>
      </vt:variant>
      <vt:variant>
        <vt:i4>0</vt:i4>
      </vt:variant>
      <vt:variant>
        <vt:i4>5</vt:i4>
      </vt:variant>
      <vt:variant>
        <vt:lpwstr>https://leginfo.legislature.ca.gov/faces/billNavClient.xhtml?bill_id=201320140SB568</vt:lpwstr>
      </vt:variant>
      <vt:variant>
        <vt:lpwstr/>
      </vt:variant>
      <vt:variant>
        <vt:i4>393233</vt:i4>
      </vt:variant>
      <vt:variant>
        <vt:i4>9</vt:i4>
      </vt:variant>
      <vt:variant>
        <vt:i4>0</vt:i4>
      </vt:variant>
      <vt:variant>
        <vt:i4>5</vt:i4>
      </vt:variant>
      <vt:variant>
        <vt:lpwstr>http://www.aboutads.info/choices/</vt:lpwstr>
      </vt:variant>
      <vt:variant>
        <vt:lpwstr/>
      </vt:variant>
      <vt:variant>
        <vt:i4>6225945</vt:i4>
      </vt:variant>
      <vt:variant>
        <vt:i4>6</vt:i4>
      </vt:variant>
      <vt:variant>
        <vt:i4>0</vt:i4>
      </vt:variant>
      <vt:variant>
        <vt:i4>5</vt:i4>
      </vt:variant>
      <vt:variant>
        <vt:lpwstr>https://youradchoices.ca/choices/</vt:lpwstr>
      </vt:variant>
      <vt:variant>
        <vt:lpwstr/>
      </vt:variant>
      <vt:variant>
        <vt:i4>1835024</vt:i4>
      </vt:variant>
      <vt:variant>
        <vt:i4>3</vt:i4>
      </vt:variant>
      <vt:variant>
        <vt:i4>0</vt:i4>
      </vt:variant>
      <vt:variant>
        <vt:i4>5</vt:i4>
      </vt:variant>
      <vt:variant>
        <vt:lpwstr>http://www.youronlinechoices.eu/</vt:lpwstr>
      </vt:variant>
      <vt:variant>
        <vt:lpwstr/>
      </vt:variant>
      <vt:variant>
        <vt:i4>3211288</vt:i4>
      </vt:variant>
      <vt:variant>
        <vt:i4>0</vt:i4>
      </vt:variant>
      <vt:variant>
        <vt:i4>0</vt:i4>
      </vt:variant>
      <vt:variant>
        <vt:i4>5</vt:i4>
      </vt:variant>
      <vt:variant>
        <vt:lpwstr>http://www.networkadvertising.org/managing/opt_out.asp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Kenia Rincon</dc:creator>
  <cp:keywords/>
  <dc:description/>
  <cp:lastModifiedBy>Fenwick</cp:lastModifiedBy>
  <cp:revision>29</cp:revision>
  <cp:lastPrinted>2025-04-18T15:42:00Z</cp:lastPrinted>
  <dcterms:created xsi:type="dcterms:W3CDTF">2026-03-31T14:48:00Z</dcterms:created>
  <dcterms:modified xsi:type="dcterms:W3CDTF">2026-03-31T16:44:00Z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0x010100244645DC882A4D4BB357A3605DA33F84</vt:lpwstr>
  </property>
  <property fmtid="{D5CDD505-2E9C-101B-9397-08002B2CF9AE}" pid="3" name="DocumentNumber">
    <vt:lpwstr>25772257</vt:lpwstr>
  </property>
  <property fmtid="{D5CDD505-2E9C-101B-9397-08002B2CF9AE}" pid="4" name="DocumentVersion">
    <vt:lpwstr>7</vt:lpwstr>
  </property>
  <property fmtid="{D5CDD505-2E9C-101B-9397-08002B2CF9AE}" pid="5" name="ClientNumber">
    <vt:lpwstr>44153</vt:lpwstr>
  </property>
  <property fmtid="{D5CDD505-2E9C-101B-9397-08002B2CF9AE}" pid="6" name="MatterNumber">
    <vt:lpwstr>00350</vt:lpwstr>
  </property>
  <property fmtid="{D5CDD505-2E9C-101B-9397-08002B2CF9AE}" pid="7" name="ClientName">
    <vt:lpwstr>Evryn, Inc.</vt:lpwstr>
  </property>
  <property fmtid="{D5CDD505-2E9C-101B-9397-08002B2CF9AE}" pid="8" name="MatterName">
    <vt:lpwstr>Privacy and cybersecurity</vt:lpwstr>
  </property>
  <property fmtid="{D5CDD505-2E9C-101B-9397-08002B2CF9AE}" pid="9" name="DatabaseName">
    <vt:lpwstr>FW</vt:lpwstr>
  </property>
  <property fmtid="{D5CDD505-2E9C-101B-9397-08002B2CF9AE}" pid="10" name="TypistName">
    <vt:lpwstr>ARAZMAZMA_3816</vt:lpwstr>
  </property>
  <property fmtid="{D5CDD505-2E9C-101B-9397-08002B2CF9AE}" pid="11" name="AuthorName">
    <vt:lpwstr>NKIM_7607</vt:lpwstr>
  </property>
  <property fmtid="{D5CDD505-2E9C-101B-9397-08002B2CF9AE}" pid="12" name="InUseBy">
    <vt:lpwstr>NKIM_7607</vt:lpwstr>
  </property>
  <property fmtid="{D5CDD505-2E9C-101B-9397-08002B2CF9AE}" pid="13" name="EditDate">
    <vt:lpwstr>3/31/2026 4:54:47 AM</vt:lpwstr>
  </property>
  <property fmtid="{D5CDD505-2E9C-101B-9397-08002B2CF9AE}" pid="14" name="EditTime">
    <vt:lpwstr/>
  </property>
  <property fmtid="{D5CDD505-2E9C-101B-9397-08002B2CF9AE}" pid="15" name="IsiManageWork">
    <vt:lpwstr>True</vt:lpwstr>
  </property>
  <property fmtid="{D5CDD505-2E9C-101B-9397-08002B2CF9AE}" pid="16" name="_ReviewCycleID">
    <vt:i4>1318626352</vt:i4>
  </property>
  <property fmtid="{D5CDD505-2E9C-101B-9397-08002B2CF9AE}" pid="17" name="_NewReviewCycle">
    <vt:lpwstr/>
  </property>
  <property fmtid="{D5CDD505-2E9C-101B-9397-08002B2CF9AE}" pid="19" name="hydoc8ba11c2d040a7827">
    <vt:lpwstr>019cff0a-ee3a-704a-b815-485b73b7ba78</vt:lpwstr>
  </property>
  <property fmtid="{D5CDD505-2E9C-101B-9397-08002B2CF9AE}" pid="20" name="hydocbbbc4242cc03c4a5">
    <vt:lpwstr>019cff4a-0ee8-78a4-b544-9bd744cb5a93</vt:lpwstr>
  </property>
  <property fmtid="{D5CDD505-2E9C-101B-9397-08002B2CF9AE}" pid="21" name="iManageFooter">
    <vt:lpwstr>#25772257v6&lt;FW&gt; - Evryn - Privacy Notice (FW Privacy 3.30.26)</vt:lpwstr>
  </property>
</Properties>
</file>