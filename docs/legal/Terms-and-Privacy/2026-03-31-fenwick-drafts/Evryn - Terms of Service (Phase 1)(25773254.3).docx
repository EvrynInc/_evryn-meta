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F204D" w:rsidRPr="00870D9A" w:rsidRDefault="005951A7">
      <w:pPr>
        <w:jc w:val="center"/>
      </w:pPr>
      <w:r w:rsidRPr="00870D9A">
        <w:rPr>
          <w:b/>
        </w:rPr>
        <w:t>Terms of Service</w:t>
      </w:r>
    </w:p>
    <w:p w14:paraId="00000002" w14:textId="6FAA4EAD" w:rsidR="00BF204D" w:rsidRPr="00870D9A" w:rsidRDefault="005951A7">
      <w:pPr>
        <w:pStyle w:val="Title"/>
        <w:keepNext w:val="0"/>
        <w:widowControl w:val="0"/>
      </w:pPr>
      <w:r w:rsidRPr="00870D9A">
        <w:t xml:space="preserve">Last Updated: </w:t>
      </w:r>
      <w:r w:rsidR="00187A05" w:rsidRPr="00870D9A">
        <w:t>March</w:t>
      </w:r>
      <w:del w:id="0" w:author="Fenwick &amp; West" w:date="2026-03-20T17:59:00Z" w16du:dateUtc="2026-03-21T00:59:00Z">
        <w:r w:rsidR="00187A05" w:rsidRPr="00870D9A" w:rsidDel="000374C5">
          <w:delText xml:space="preserve"> </w:delText>
        </w:r>
      </w:del>
      <w:ins w:id="1" w:author="Fenwick &amp; West" w:date="2026-03-20T17:59:00Z" w16du:dateUtc="2026-03-21T00:59:00Z">
        <w:r w:rsidR="000374C5" w:rsidRPr="00870D9A">
          <w:t>__</w:t>
        </w:r>
      </w:ins>
      <w:del w:id="2" w:author="Fenwick &amp; West" w:date="2026-03-20T17:59:00Z" w16du:dateUtc="2026-03-21T00:59:00Z">
        <w:r w:rsidR="00187A05" w:rsidRPr="00870D9A" w:rsidDel="000374C5">
          <w:delText>17</w:delText>
        </w:r>
      </w:del>
      <w:r w:rsidR="00187A05" w:rsidRPr="00870D9A">
        <w:t>, 2026</w:t>
      </w:r>
    </w:p>
    <w:p w14:paraId="00000003" w14:textId="10102263" w:rsidR="00BF204D" w:rsidRPr="00870D9A" w:rsidRDefault="005951A7">
      <w:pPr>
        <w:pBdr>
          <w:top w:val="nil"/>
          <w:left w:val="nil"/>
          <w:bottom w:val="nil"/>
          <w:right w:val="nil"/>
          <w:between w:val="nil"/>
        </w:pBdr>
        <w:spacing w:after="240"/>
        <w:jc w:val="both"/>
        <w:rPr>
          <w:color w:val="000000"/>
        </w:rPr>
      </w:pPr>
      <w:bookmarkStart w:id="3" w:name="_wofx5lsn6fro" w:colFirst="0" w:colLast="0"/>
      <w:bookmarkEnd w:id="3"/>
      <w:r w:rsidRPr="00870D9A">
        <w:rPr>
          <w:color w:val="000000"/>
        </w:rPr>
        <w:t>Please read these Terms of Service (the “</w:t>
      </w:r>
      <w:r w:rsidRPr="00870D9A">
        <w:rPr>
          <w:b/>
          <w:color w:val="000000"/>
        </w:rPr>
        <w:t>Terms</w:t>
      </w:r>
      <w:r w:rsidRPr="00870D9A">
        <w:rPr>
          <w:color w:val="000000"/>
        </w:rPr>
        <w:t>”) and our Privacy Notice (https://www.</w:t>
      </w:r>
      <w:r w:rsidR="00187A05" w:rsidRPr="00870D9A">
        <w:rPr>
          <w:color w:val="000000"/>
        </w:rPr>
        <w:t>Evryn</w:t>
      </w:r>
      <w:r w:rsidRPr="00870D9A">
        <w:rPr>
          <w:color w:val="000000"/>
        </w:rPr>
        <w:t>.com/privacy) (“</w:t>
      </w:r>
      <w:r w:rsidRPr="00870D9A">
        <w:rPr>
          <w:b/>
          <w:color w:val="000000"/>
        </w:rPr>
        <w:t>Privacy Notice</w:t>
      </w:r>
      <w:r w:rsidRPr="00870D9A">
        <w:rPr>
          <w:color w:val="000000"/>
        </w:rPr>
        <w:t>”) carefully because they govern your use of the website located at https://www.</w:t>
      </w:r>
      <w:r w:rsidR="00187A05" w:rsidRPr="00870D9A">
        <w:rPr>
          <w:color w:val="000000"/>
        </w:rPr>
        <w:t>Evryn</w:t>
      </w:r>
      <w:r w:rsidRPr="00870D9A">
        <w:rPr>
          <w:color w:val="000000"/>
        </w:rPr>
        <w:t>.com/ (the “</w:t>
      </w:r>
      <w:r w:rsidRPr="00870D9A">
        <w:rPr>
          <w:b/>
          <w:color w:val="000000"/>
        </w:rPr>
        <w:t>Site</w:t>
      </w:r>
      <w:r w:rsidRPr="00870D9A">
        <w:rPr>
          <w:color w:val="000000"/>
        </w:rPr>
        <w:t xml:space="preserve">”) </w:t>
      </w:r>
      <w:ins w:id="4" w:author="Fenwick &amp; West" w:date="2026-03-30T17:37:00Z" w16du:dateUtc="2026-03-31T00:37:00Z">
        <w:r w:rsidR="00AE4177">
          <w:rPr>
            <w:color w:val="000000"/>
          </w:rPr>
          <w:t xml:space="preserve">and </w:t>
        </w:r>
      </w:ins>
      <w:del w:id="5" w:author="Fenwick &amp; West" w:date="2026-03-20T18:00:00Z" w16du:dateUtc="2026-03-21T01:00:00Z">
        <w:r w:rsidRPr="00870D9A" w:rsidDel="00186D76">
          <w:rPr>
            <w:color w:val="000000"/>
          </w:rPr>
          <w:delText xml:space="preserve">and the </w:delText>
        </w:r>
        <w:r w:rsidR="00187A05" w:rsidRPr="00870D9A" w:rsidDel="00186D76">
          <w:rPr>
            <w:color w:val="000000"/>
          </w:rPr>
          <w:delText>email and contact</w:delText>
        </w:r>
        <w:r w:rsidRPr="00870D9A" w:rsidDel="00186D76">
          <w:rPr>
            <w:color w:val="000000"/>
          </w:rPr>
          <w:delText xml:space="preserve"> management and related artificial intelligence technology </w:delText>
        </w:r>
      </w:del>
      <w:r w:rsidRPr="00870D9A">
        <w:rPr>
          <w:color w:val="000000"/>
        </w:rPr>
        <w:t>services accessible via the Site</w:t>
      </w:r>
      <w:r w:rsidRPr="00870D9A">
        <w:t>, or as otherwise connected with your email or electronic communication services, in each case as</w:t>
      </w:r>
      <w:r w:rsidRPr="00870D9A">
        <w:rPr>
          <w:color w:val="000000"/>
        </w:rPr>
        <w:t xml:space="preserve"> offered by </w:t>
      </w:r>
      <w:r w:rsidR="00187A05" w:rsidRPr="00870D9A">
        <w:rPr>
          <w:color w:val="000000"/>
        </w:rPr>
        <w:t>Evryn, Inc.</w:t>
      </w:r>
      <w:r w:rsidRPr="00870D9A">
        <w:rPr>
          <w:color w:val="000000"/>
        </w:rPr>
        <w:t xml:space="preserve"> (“</w:t>
      </w:r>
      <w:r w:rsidR="00187A05" w:rsidRPr="00870D9A">
        <w:rPr>
          <w:b/>
          <w:color w:val="000000"/>
        </w:rPr>
        <w:t>Evryn</w:t>
      </w:r>
      <w:r w:rsidRPr="00870D9A">
        <w:rPr>
          <w:color w:val="000000"/>
        </w:rPr>
        <w:t>”). To make these Terms easier to read, the Site and our services are collectively called the “</w:t>
      </w:r>
      <w:r w:rsidRPr="00870D9A">
        <w:rPr>
          <w:b/>
          <w:color w:val="000000"/>
        </w:rPr>
        <w:t>Services</w:t>
      </w:r>
      <w:r w:rsidRPr="00870D9A">
        <w:rPr>
          <w:color w:val="000000"/>
        </w:rPr>
        <w:t>.”</w:t>
      </w:r>
    </w:p>
    <w:p w14:paraId="00000004" w14:textId="701B4DD4" w:rsidR="00BF204D" w:rsidRPr="00870D9A" w:rsidRDefault="005951A7">
      <w:pPr>
        <w:shd w:val="clear" w:color="auto" w:fill="FFFFFF"/>
        <w:spacing w:before="280" w:after="280"/>
        <w:jc w:val="both"/>
        <w:rPr>
          <w:b/>
          <w:highlight w:val="white"/>
        </w:rPr>
      </w:pPr>
      <w:bookmarkStart w:id="6" w:name="_tubge78ikvi7" w:colFirst="0" w:colLast="0"/>
      <w:bookmarkEnd w:id="6"/>
      <w:r w:rsidRPr="00870D9A">
        <w:rPr>
          <w:b/>
          <w:highlight w:val="white"/>
        </w:rPr>
        <w:t xml:space="preserve">IMPORTANT NOTICE REGARDING ARBITRATION FOR UNITED STATES USERS: WHEN YOU AGREE TO THESE TERMS YOU ARE AGREEING (WITH LIMITED EXCEPTION) TO RESOLVE ANY DISPUTE BETWEEN YOU AND </w:t>
      </w:r>
      <w:r w:rsidR="00187A05" w:rsidRPr="00870D9A">
        <w:rPr>
          <w:b/>
          <w:highlight w:val="white"/>
        </w:rPr>
        <w:t>EVRYN</w:t>
      </w:r>
      <w:r w:rsidRPr="00870D9A">
        <w:rPr>
          <w:b/>
          <w:highlight w:val="white"/>
        </w:rPr>
        <w:t xml:space="preserve"> </w:t>
      </w:r>
      <w:r w:rsidRPr="00870D9A">
        <w:rPr>
          <w:b/>
        </w:rPr>
        <w:t xml:space="preserve">THROUGH BINDING, INDIVIDUAL ARBITRATION RATHER THAN IN COURT. PLEASE </w:t>
      </w:r>
      <w:proofErr w:type="gramStart"/>
      <w:r w:rsidRPr="00870D9A">
        <w:rPr>
          <w:b/>
        </w:rPr>
        <w:t>REVIEW CAREFULLY</w:t>
      </w:r>
      <w:proofErr w:type="gramEnd"/>
      <w:r w:rsidRPr="00870D9A">
        <w:rPr>
          <w:b/>
        </w:rPr>
        <w:t xml:space="preserve"> SECTION 17 (</w:t>
      </w:r>
      <w:r w:rsidRPr="00870D9A">
        <w:rPr>
          <w:b/>
          <w:highlight w:val="white"/>
        </w:rPr>
        <w:t>DISPUTE RESOLUTION) BELOW FOR DETAILS REGARDING ARBITRATION.</w:t>
      </w:r>
      <w:r w:rsidRPr="00870D9A">
        <w:rPr>
          <w:vertAlign w:val="superscript"/>
        </w:rPr>
        <w:t xml:space="preserve"> </w:t>
      </w:r>
    </w:p>
    <w:p w14:paraId="00000005" w14:textId="5392EF24" w:rsidR="00BF204D" w:rsidRPr="00870D9A" w:rsidRDefault="005951A7">
      <w:pPr>
        <w:pStyle w:val="Heading1"/>
        <w:numPr>
          <w:ilvl w:val="0"/>
          <w:numId w:val="1"/>
        </w:numPr>
      </w:pPr>
      <w:bookmarkStart w:id="7" w:name="_xuc5vv870y3j" w:colFirst="0" w:colLast="0"/>
      <w:bookmarkEnd w:id="7"/>
      <w:r w:rsidRPr="00870D9A">
        <w:rPr>
          <w:b/>
        </w:rPr>
        <w:t xml:space="preserve">Description of Services. </w:t>
      </w:r>
      <w:r w:rsidR="000F4C64" w:rsidRPr="00870D9A">
        <w:t xml:space="preserve"> The Services </w:t>
      </w:r>
      <w:ins w:id="8" w:author="Fenwick &amp; West" w:date="2026-03-20T18:01:00Z" w16du:dateUtc="2026-03-21T01:01:00Z">
        <w:r w:rsidR="00186D76" w:rsidRPr="00870D9A">
          <w:t xml:space="preserve">include an </w:t>
        </w:r>
      </w:ins>
      <w:ins w:id="9" w:author="Fenwick &amp; West" w:date="2026-03-20T18:01:00Z">
        <w:r w:rsidR="00186D76" w:rsidRPr="00870D9A">
          <w:t xml:space="preserve">AI-powered relationship broker that evaluates inbound contacts on behalf of </w:t>
        </w:r>
      </w:ins>
      <w:ins w:id="10" w:author="Fenwick &amp; West" w:date="2026-03-30T15:49:00Z" w16du:dateUtc="2026-03-30T22:49:00Z">
        <w:r w:rsidR="00801718" w:rsidRPr="00870D9A">
          <w:t>individuals (“</w:t>
        </w:r>
        <w:r w:rsidR="00801718" w:rsidRPr="00870D9A">
          <w:rPr>
            <w:b/>
            <w:bCs/>
          </w:rPr>
          <w:t>Initiating Users</w:t>
        </w:r>
        <w:r w:rsidR="00801718" w:rsidRPr="00870D9A">
          <w:t>”)</w:t>
        </w:r>
      </w:ins>
      <w:ins w:id="11" w:author="Fenwick &amp; West" w:date="2026-03-20T18:01:00Z">
        <w:r w:rsidR="00186D76" w:rsidRPr="00870D9A">
          <w:t xml:space="preserve">, identifies high-quality mutual connections, and </w:t>
        </w:r>
      </w:ins>
      <w:ins w:id="12" w:author="Fenwick &amp; West" w:date="2026-03-20T18:02:00Z" w16du:dateUtc="2026-03-21T01:02:00Z">
        <w:r w:rsidR="00186D76" w:rsidRPr="00870D9A">
          <w:t xml:space="preserve">may </w:t>
        </w:r>
      </w:ins>
      <w:ins w:id="13" w:author="Fenwick &amp; West" w:date="2026-03-20T18:01:00Z">
        <w:r w:rsidR="00186D76" w:rsidRPr="00870D9A">
          <w:t xml:space="preserve">facilitate introductions </w:t>
        </w:r>
      </w:ins>
      <w:ins w:id="14" w:author="Fenwick &amp; West" w:date="2026-03-30T15:49:00Z" w16du:dateUtc="2026-03-30T22:49:00Z">
        <w:r w:rsidR="00801718" w:rsidRPr="00870D9A">
          <w:t xml:space="preserve">to other individuals </w:t>
        </w:r>
      </w:ins>
      <w:ins w:id="15" w:author="Fenwick &amp; West" w:date="2026-03-20T18:01:00Z">
        <w:r w:rsidR="00186D76" w:rsidRPr="00870D9A">
          <w:t>across professional, creative, and personal domains</w:t>
        </w:r>
      </w:ins>
      <w:ins w:id="16" w:author="Fenwick &amp; West" w:date="2026-03-30T15:49:00Z" w16du:dateUtc="2026-03-30T22:49:00Z">
        <w:r w:rsidR="00801718" w:rsidRPr="00870D9A">
          <w:t xml:space="preserve"> (</w:t>
        </w:r>
      </w:ins>
      <w:ins w:id="17" w:author="Fenwick &amp; West" w:date="2026-03-30T15:51:00Z" w16du:dateUtc="2026-03-30T22:51:00Z">
        <w:r w:rsidR="00801718" w:rsidRPr="00870D9A">
          <w:t>“</w:t>
        </w:r>
        <w:r w:rsidR="00801718" w:rsidRPr="00870D9A">
          <w:rPr>
            <w:b/>
            <w:bCs/>
          </w:rPr>
          <w:t>Non</w:t>
        </w:r>
      </w:ins>
      <w:ins w:id="18" w:author="Fenwick &amp; West" w:date="2026-03-30T15:52:00Z" w16du:dateUtc="2026-03-30T22:52:00Z">
        <w:r w:rsidR="00801718" w:rsidRPr="00870D9A">
          <w:rPr>
            <w:b/>
            <w:bCs/>
          </w:rPr>
          <w:t>-initiating Users</w:t>
        </w:r>
        <w:r w:rsidR="00801718" w:rsidRPr="00870D9A">
          <w:t>”)</w:t>
        </w:r>
      </w:ins>
      <w:ins w:id="19" w:author="Fenwick &amp; West" w:date="2026-03-30T17:37:00Z" w16du:dateUtc="2026-03-31T00:37:00Z">
        <w:r w:rsidR="00AE4177">
          <w:t xml:space="preserve"> </w:t>
        </w:r>
      </w:ins>
      <w:ins w:id="20" w:author="Fenwick &amp; West" w:date="2026-03-30T15:52:00Z" w16du:dateUtc="2026-03-30T22:52:00Z">
        <w:r w:rsidR="00801718" w:rsidRPr="00870D9A">
          <w:t>(Initiating Users and Non-initiating Users, collectively, “</w:t>
        </w:r>
        <w:r w:rsidR="00801718" w:rsidRPr="00870D9A">
          <w:rPr>
            <w:b/>
            <w:bCs/>
          </w:rPr>
          <w:t>Users</w:t>
        </w:r>
        <w:r w:rsidR="00801718" w:rsidRPr="00870D9A">
          <w:t>”).</w:t>
        </w:r>
      </w:ins>
      <w:ins w:id="21" w:author="Fenwick &amp; West" w:date="2026-03-30T16:14:00Z" w16du:dateUtc="2026-03-30T23:14:00Z">
        <w:r w:rsidR="00A82F00" w:rsidRPr="00870D9A">
          <w:t xml:space="preserve"> A successful introduction between an Initiating User and a Non</w:t>
        </w:r>
      </w:ins>
      <w:ins w:id="22" w:author="Fenwick &amp; West" w:date="2026-03-30T16:15:00Z" w16du:dateUtc="2026-03-30T23:15:00Z">
        <w:r w:rsidR="00A82F00" w:rsidRPr="00870D9A">
          <w:t>-initiating User is a “</w:t>
        </w:r>
        <w:r w:rsidR="00A82F00" w:rsidRPr="00870D9A">
          <w:rPr>
            <w:b/>
            <w:bCs/>
          </w:rPr>
          <w:t>Match</w:t>
        </w:r>
        <w:r w:rsidR="00A82F00" w:rsidRPr="00870D9A">
          <w:t>.”</w:t>
        </w:r>
      </w:ins>
      <w:ins w:id="23" w:author="Fenwick &amp; West" w:date="2026-03-20T18:01:00Z">
        <w:r w:rsidR="00186D76" w:rsidRPr="00870D9A">
          <w:t xml:space="preserve"> The </w:t>
        </w:r>
      </w:ins>
      <w:ins w:id="24" w:author="Fenwick &amp; West" w:date="2026-03-20T18:02:00Z" w16du:dateUtc="2026-03-21T01:02:00Z">
        <w:r w:rsidR="00186D76" w:rsidRPr="00870D9A">
          <w:t>Services</w:t>
        </w:r>
      </w:ins>
      <w:ins w:id="25" w:author="Fenwick &amp; West" w:date="2026-03-20T18:01:00Z">
        <w:r w:rsidR="00186D76" w:rsidRPr="00870D9A">
          <w:t xml:space="preserve"> involve processing </w:t>
        </w:r>
      </w:ins>
      <w:ins w:id="26" w:author="Fenwick &amp; West" w:date="2026-03-30T16:13:00Z" w16du:dateUtc="2026-03-30T23:13:00Z">
        <w:r w:rsidR="00A82F00" w:rsidRPr="00870D9A">
          <w:t xml:space="preserve">Initiating </w:t>
        </w:r>
      </w:ins>
      <w:ins w:id="27" w:author="Fenwick &amp; West" w:date="2026-03-30T16:14:00Z" w16du:dateUtc="2026-03-30T23:14:00Z">
        <w:r w:rsidR="00A82F00" w:rsidRPr="00870D9A">
          <w:t>U</w:t>
        </w:r>
      </w:ins>
      <w:ins w:id="28" w:author="Fenwick &amp; West" w:date="2026-03-20T18:01:00Z">
        <w:r w:rsidR="00186D76" w:rsidRPr="00870D9A">
          <w:t>ser-forwarded email communications to identify, evaluate, and classify contacts according to mutual fit, relevance, connection quality</w:t>
        </w:r>
      </w:ins>
      <w:del w:id="29" w:author="Fenwick &amp; West" w:date="2026-03-20T18:01:00Z" w16du:dateUtc="2026-03-21T01:01:00Z">
        <w:r w:rsidR="000F4C64" w:rsidRPr="00870D9A" w:rsidDel="00186D76">
          <w:delText>are designed to function as an intelligent email assistant and contact management platform that users can activate through supported communication tools and integrations (such as email clients or other connected systems), and to</w:delText>
        </w:r>
      </w:del>
      <w:ins w:id="30" w:author="Fenwick &amp; West" w:date="2026-03-20T18:01:00Z" w16du:dateUtc="2026-03-21T01:01:00Z">
        <w:r w:rsidR="00186D76" w:rsidRPr="00870D9A">
          <w:t xml:space="preserve"> </w:t>
        </w:r>
      </w:ins>
      <w:del w:id="31" w:author="Fenwick &amp; West" w:date="2026-03-20T18:03:00Z" w16du:dateUtc="2026-03-21T01:03:00Z">
        <w:r w:rsidR="000F4C64" w:rsidRPr="00870D9A" w:rsidDel="00186D76">
          <w:delText xml:space="preserve"> process and analyze user-shared communication data in order to identify, evaluate, and rank inbound contacts</w:delText>
        </w:r>
        <w:r w:rsidR="00916BC3" w:rsidRPr="00870D9A" w:rsidDel="00186D76">
          <w:delText xml:space="preserve"> </w:delText>
        </w:r>
      </w:del>
      <w:r w:rsidR="00916BC3" w:rsidRPr="00870D9A">
        <w:t>(e.g., by labeling communications as “</w:t>
      </w:r>
      <w:del w:id="32" w:author="Fenwick &amp; West" w:date="2026-03-30T14:43:00Z" w16du:dateUtc="2026-03-30T21:43:00Z">
        <w:r w:rsidR="00916BC3" w:rsidRPr="00870D9A" w:rsidDel="00D1723C">
          <w:delText>Gold</w:delText>
        </w:r>
      </w:del>
      <w:ins w:id="33" w:author="Fenwick &amp; West" w:date="2026-03-30T14:43:00Z" w16du:dateUtc="2026-03-30T21:43:00Z">
        <w:r w:rsidR="00D1723C" w:rsidRPr="00870D9A">
          <w:t>Match</w:t>
        </w:r>
      </w:ins>
      <w:r w:rsidR="00916BC3" w:rsidRPr="00870D9A">
        <w:t>,” “Edge Case,” or “Pass”</w:t>
      </w:r>
      <w:r w:rsidR="00430793" w:rsidRPr="00870D9A">
        <w:t xml:space="preserve"> (collectively, “</w:t>
      </w:r>
      <w:r w:rsidR="00430793" w:rsidRPr="00870D9A">
        <w:rPr>
          <w:b/>
          <w:bCs/>
        </w:rPr>
        <w:t>Redirect Decisions</w:t>
      </w:r>
      <w:r w:rsidR="00430793" w:rsidRPr="00870D9A">
        <w:t>”)</w:t>
      </w:r>
      <w:r w:rsidR="00916BC3" w:rsidRPr="00870D9A">
        <w:t>)</w:t>
      </w:r>
      <w:r w:rsidR="000F4C64" w:rsidRPr="00870D9A">
        <w:t xml:space="preserve"> and correspondence according to relevance, urgency, sender importance, and communication patterns</w:t>
      </w:r>
      <w:r w:rsidRPr="00870D9A">
        <w:t>.</w:t>
      </w:r>
      <w:del w:id="34" w:author="Fenwick &amp; West" w:date="2026-03-30T17:37:00Z" w16du:dateUtc="2026-03-31T00:37:00Z">
        <w:r w:rsidRPr="00870D9A" w:rsidDel="00AE4177">
          <w:delText xml:space="preserve"> </w:delText>
        </w:r>
      </w:del>
    </w:p>
    <w:p w14:paraId="00000006" w14:textId="77777777" w:rsidR="00BF204D" w:rsidRPr="00870D9A" w:rsidRDefault="005951A7">
      <w:pPr>
        <w:pStyle w:val="Heading1"/>
        <w:numPr>
          <w:ilvl w:val="0"/>
          <w:numId w:val="1"/>
        </w:numPr>
      </w:pPr>
      <w:r w:rsidRPr="00870D9A">
        <w:rPr>
          <w:b/>
        </w:rPr>
        <w:t>Agreement to Terms.</w:t>
      </w:r>
      <w:r w:rsidRPr="00870D9A">
        <w:t xml:space="preserve"> By using our Services, you agree to be bound by these Terms. If you don’t agree to be bound by these Terms, do not use the Services.</w:t>
      </w:r>
    </w:p>
    <w:p w14:paraId="00000007" w14:textId="77777777" w:rsidR="00BF204D" w:rsidRPr="00870D9A" w:rsidRDefault="005951A7">
      <w:pPr>
        <w:pStyle w:val="Heading1"/>
        <w:numPr>
          <w:ilvl w:val="0"/>
          <w:numId w:val="1"/>
        </w:numPr>
      </w:pPr>
      <w:r w:rsidRPr="00870D9A">
        <w:rPr>
          <w:b/>
        </w:rPr>
        <w:t>Privacy Notice.</w:t>
      </w:r>
      <w:r w:rsidRPr="00870D9A">
        <w:t xml:space="preserve"> Please review our Privacy Notice, which also governs your use of the Services, for information on how we collect, use and share your information.</w:t>
      </w:r>
    </w:p>
    <w:p w14:paraId="00000008" w14:textId="77777777" w:rsidR="00BF204D" w:rsidRPr="00870D9A" w:rsidRDefault="005951A7">
      <w:pPr>
        <w:pStyle w:val="Heading1"/>
        <w:numPr>
          <w:ilvl w:val="0"/>
          <w:numId w:val="1"/>
        </w:numPr>
      </w:pPr>
      <w:bookmarkStart w:id="35" w:name="_4qielbxmvi7m" w:colFirst="0" w:colLast="0"/>
      <w:bookmarkEnd w:id="35"/>
      <w:r w:rsidRPr="00870D9A">
        <w:rPr>
          <w:b/>
        </w:rPr>
        <w:t>Changes to these Terms or the Services.</w:t>
      </w:r>
      <w:r w:rsidRPr="00870D9A">
        <w:t xml:space="preserve"> We may update the Terms from time to time at our sole discretion. If we do, we’ll let you know by posting the updated Terms on the Site and/or may also send other communications. It’s important that you review the Terms whenever we update them or you use the Services. If you continue to use the Services after we have posted updated Terms it means that you accept and agree to the changes. If you don’t agree to be bound by the changes, you may not use the Services anymore. Because our Services are evolving over time we may change or discontinue all or any part of the Services, at any time and without notice, at our sole discretion.</w:t>
      </w:r>
    </w:p>
    <w:p w14:paraId="00000009" w14:textId="1A587026" w:rsidR="00BF204D" w:rsidRPr="00870D9A" w:rsidRDefault="005951A7">
      <w:pPr>
        <w:pStyle w:val="Heading1"/>
        <w:numPr>
          <w:ilvl w:val="0"/>
          <w:numId w:val="1"/>
        </w:numPr>
      </w:pPr>
      <w:bookmarkStart w:id="36" w:name="_u44iiap0rs44" w:colFirst="0" w:colLast="0"/>
      <w:bookmarkEnd w:id="36"/>
      <w:r w:rsidRPr="00870D9A">
        <w:rPr>
          <w:b/>
        </w:rPr>
        <w:t xml:space="preserve">Who May Use the Services? </w:t>
      </w:r>
      <w:r w:rsidRPr="00870D9A">
        <w:t xml:space="preserve">You may use the Services only if you are 18 years or older and capable of forming a binding contract with </w:t>
      </w:r>
      <w:r w:rsidR="000F4C64" w:rsidRPr="00870D9A">
        <w:t>Evryn and</w:t>
      </w:r>
      <w:r w:rsidRPr="00870D9A">
        <w:t xml:space="preserve"> not otherwise barred from using the Services under applicable law.</w:t>
      </w:r>
    </w:p>
    <w:p w14:paraId="0000000A" w14:textId="77777777" w:rsidR="00BF204D" w:rsidRPr="00870D9A" w:rsidRDefault="005951A7">
      <w:pPr>
        <w:pStyle w:val="Heading1"/>
        <w:numPr>
          <w:ilvl w:val="0"/>
          <w:numId w:val="1"/>
        </w:numPr>
      </w:pPr>
      <w:bookmarkStart w:id="37" w:name="_7nfn0ln8gc87" w:colFirst="0" w:colLast="0"/>
      <w:bookmarkEnd w:id="37"/>
      <w:r w:rsidRPr="00870D9A">
        <w:rPr>
          <w:b/>
        </w:rPr>
        <w:t>Feedback.</w:t>
      </w:r>
      <w:r w:rsidRPr="00870D9A">
        <w:t xml:space="preserve"> We appreciate feedback, comments, ideas, proposals and suggestions for improvements to the Services (“</w:t>
      </w:r>
      <w:r w:rsidRPr="00870D9A">
        <w:rPr>
          <w:b/>
        </w:rPr>
        <w:t>Feedback</w:t>
      </w:r>
      <w:r w:rsidRPr="00870D9A">
        <w:t xml:space="preserve">”). If you choose to submit Feedback, you agree that we are free to use it without any restriction or compensation to you. </w:t>
      </w:r>
    </w:p>
    <w:p w14:paraId="0000000B" w14:textId="0CB9EDD1" w:rsidR="00BF204D" w:rsidRPr="00870D9A" w:rsidRDefault="005951A7">
      <w:pPr>
        <w:pStyle w:val="Heading1"/>
        <w:numPr>
          <w:ilvl w:val="0"/>
          <w:numId w:val="1"/>
        </w:numPr>
      </w:pPr>
      <w:bookmarkStart w:id="38" w:name="_9xw9vjus44mw" w:colFirst="0" w:colLast="0"/>
      <w:bookmarkEnd w:id="38"/>
      <w:r w:rsidRPr="00870D9A">
        <w:rPr>
          <w:b/>
        </w:rPr>
        <w:t>F</w:t>
      </w:r>
      <w:ins w:id="39" w:author="Fenwick &amp; West" w:date="2026-03-30T14:50:00Z" w16du:dateUtc="2026-03-30T21:50:00Z">
        <w:r w:rsidR="003B074C" w:rsidRPr="00870D9A">
          <w:rPr>
            <w:b/>
          </w:rPr>
          <w:t>ees</w:t>
        </w:r>
      </w:ins>
      <w:del w:id="40" w:author="Fenwick &amp; West" w:date="2026-03-30T14:50:00Z" w16du:dateUtc="2026-03-30T21:50:00Z">
        <w:r w:rsidRPr="00870D9A" w:rsidDel="003B074C">
          <w:rPr>
            <w:b/>
          </w:rPr>
          <w:delText>ree and Paid Tier Subscriptions</w:delText>
        </w:r>
      </w:del>
      <w:r w:rsidRPr="00870D9A">
        <w:rPr>
          <w:b/>
        </w:rPr>
        <w:t>.</w:t>
      </w:r>
      <w:r w:rsidRPr="00870D9A">
        <w:t xml:space="preserve"> Certain limited features or functionality of the Services may be used at no cost, and certain features or functionality of the Services may require payment of a fee for use thereof, in each case</w:t>
      </w:r>
      <w:ins w:id="41" w:author="Fenwick &amp; West" w:date="2026-03-30T14:50:00Z" w16du:dateUtc="2026-03-30T21:50:00Z">
        <w:r w:rsidR="003B074C" w:rsidRPr="00870D9A">
          <w:t>, as set forth through the Services. You agree</w:t>
        </w:r>
      </w:ins>
      <w:ins w:id="42" w:author="Fenwick &amp; West" w:date="2026-03-30T14:51:00Z" w16du:dateUtc="2026-03-30T21:51:00Z">
        <w:r w:rsidR="003B074C" w:rsidRPr="00870D9A">
          <w:t xml:space="preserve"> to </w:t>
        </w:r>
      </w:ins>
      <w:ins w:id="43" w:author="Fenwick &amp; West" w:date="2026-03-30T14:52:00Z" w16du:dateUtc="2026-03-30T21:52:00Z">
        <w:r w:rsidR="003B074C" w:rsidRPr="00870D9A">
          <w:t xml:space="preserve">pay </w:t>
        </w:r>
      </w:ins>
      <w:ins w:id="44" w:author="Fenwick &amp; West" w:date="2026-03-30T14:52:00Z">
        <w:r w:rsidR="003B074C" w:rsidRPr="00870D9A">
          <w:t>all</w:t>
        </w:r>
      </w:ins>
      <w:ins w:id="45" w:author="Fenwick &amp; West" w:date="2026-03-30T14:52:00Z" w16du:dateUtc="2026-03-30T21:52:00Z">
        <w:r w:rsidR="003B074C" w:rsidRPr="00870D9A">
          <w:t xml:space="preserve"> applicable</w:t>
        </w:r>
      </w:ins>
      <w:ins w:id="46" w:author="Fenwick &amp; West" w:date="2026-03-30T14:52:00Z">
        <w:r w:rsidR="003B074C" w:rsidRPr="00870D9A">
          <w:t xml:space="preserve"> fees </w:t>
        </w:r>
      </w:ins>
      <w:ins w:id="47" w:author="Fenwick &amp; West" w:date="2026-03-30T14:52:00Z" w16du:dateUtc="2026-03-30T21:52:00Z">
        <w:r w:rsidR="003B074C" w:rsidRPr="00870D9A">
          <w:t>in connection with your use of the</w:t>
        </w:r>
      </w:ins>
      <w:ins w:id="48" w:author="Fenwick &amp; West" w:date="2026-03-30T14:52:00Z">
        <w:r w:rsidR="003B074C" w:rsidRPr="00870D9A">
          <w:t xml:space="preserve"> Services</w:t>
        </w:r>
      </w:ins>
      <w:del w:id="49" w:author="Fenwick &amp; West" w:date="2026-03-30T14:50:00Z" w16du:dateUtc="2026-03-30T21:50:00Z">
        <w:r w:rsidRPr="00870D9A" w:rsidDel="003B074C">
          <w:delText xml:space="preserve"> corresponding to the “tier” or “subscription” which you elect to receive as presented to you via the Services (each, a “</w:delText>
        </w:r>
        <w:r w:rsidRPr="00870D9A" w:rsidDel="003B074C">
          <w:rPr>
            <w:b/>
          </w:rPr>
          <w:delText>Tier</w:delText>
        </w:r>
        <w:r w:rsidRPr="00870D9A" w:rsidDel="003B074C">
          <w:delText>”). If you elect for a Tier which requires payment of fees, you agree to pay such fees, whereby you will have the option of purchasing a subscription (“</w:delText>
        </w:r>
        <w:r w:rsidRPr="00870D9A" w:rsidDel="003B074C">
          <w:rPr>
            <w:b/>
          </w:rPr>
          <w:delText>Subscription</w:delText>
        </w:r>
        <w:r w:rsidRPr="00870D9A" w:rsidDel="003B074C">
          <w:delText>”) for such Tier</w:delText>
        </w:r>
      </w:del>
      <w:r w:rsidRPr="00870D9A">
        <w:t>.</w:t>
      </w:r>
    </w:p>
    <w:p w14:paraId="0000000C" w14:textId="7C2405A4" w:rsidR="00BF204D" w:rsidRPr="00870D9A" w:rsidDel="003B074C" w:rsidRDefault="005951A7" w:rsidP="005951A7">
      <w:pPr>
        <w:pStyle w:val="Heading2"/>
        <w:numPr>
          <w:ilvl w:val="1"/>
          <w:numId w:val="1"/>
        </w:numPr>
        <w:tabs>
          <w:tab w:val="clear" w:pos="1440"/>
        </w:tabs>
        <w:ind w:left="90"/>
        <w:rPr>
          <w:del w:id="50" w:author="Fenwick &amp; West" w:date="2026-03-30T14:50:00Z" w16du:dateUtc="2026-03-30T21:50:00Z"/>
        </w:rPr>
      </w:pPr>
      <w:bookmarkStart w:id="51" w:name="_3kvh0iica4zq" w:colFirst="0" w:colLast="0"/>
      <w:bookmarkEnd w:id="51"/>
      <w:del w:id="52" w:author="Fenwick &amp; West" w:date="2026-03-30T14:50:00Z" w16du:dateUtc="2026-03-30T21:50:00Z">
        <w:r w:rsidRPr="00870D9A" w:rsidDel="003B074C">
          <w:rPr>
            <w:u w:val="single"/>
          </w:rPr>
          <w:lastRenderedPageBreak/>
          <w:delText>General</w:delText>
        </w:r>
        <w:r w:rsidRPr="00870D9A" w:rsidDel="003B074C">
          <w:delText>. By purchasing a Subscription (a “</w:delText>
        </w:r>
        <w:r w:rsidRPr="00870D9A" w:rsidDel="003B074C">
          <w:rPr>
            <w:b/>
          </w:rPr>
          <w:delText>Transaction</w:delText>
        </w:r>
        <w:r w:rsidRPr="00870D9A" w:rsidDel="003B074C">
          <w:delText>”), you expressly authorize us (or our third-party payment processor) to charge you for such Transaction. We may ask you to supply additional information relevant to your Transaction, including your credit card number, the expiration date of your credit card and your email and postal addresses for billing and notification (such information, “</w:delText>
        </w:r>
        <w:r w:rsidRPr="00870D9A" w:rsidDel="003B074C">
          <w:rPr>
            <w:b/>
          </w:rPr>
          <w:delText>Payment Information</w:delText>
        </w:r>
        <w:r w:rsidRPr="00870D9A" w:rsidDel="003B074C">
          <w:delText>”). You represent and warrant that you have the legal right to use all payment method(s) represented by any such Payment Information. When you initiate a Transaction, you authorize us to provide your Payment Information to third parties so we can complete your Transaction and to charge your payment method for the type of Transaction you have selected (plus any applicable taxes and other charges). You may need to provide additional information to verify your identity before completing your Transaction (such information is included within the definition of Payment Information). By initiating a Transaction, you agree to the pricing, payment and billing policies applicable to such fees and charges, as posted or otherwise communicated to you. All payments for Transactions are non-refundable and non-transferable except as expressly provided in these Terms. All fees and applicable taxes, if any, are payable in United States dollars.</w:delText>
        </w:r>
      </w:del>
    </w:p>
    <w:p w14:paraId="0000000D" w14:textId="09549272" w:rsidR="00BF204D" w:rsidRPr="00870D9A" w:rsidDel="003B074C" w:rsidRDefault="005951A7" w:rsidP="005951A7">
      <w:pPr>
        <w:pStyle w:val="Heading2"/>
        <w:numPr>
          <w:ilvl w:val="1"/>
          <w:numId w:val="1"/>
        </w:numPr>
        <w:tabs>
          <w:tab w:val="clear" w:pos="1440"/>
        </w:tabs>
        <w:ind w:left="90"/>
        <w:rPr>
          <w:del w:id="53" w:author="Fenwick &amp; West" w:date="2026-03-30T14:50:00Z" w16du:dateUtc="2026-03-30T21:50:00Z"/>
        </w:rPr>
      </w:pPr>
      <w:bookmarkStart w:id="54" w:name="_lhy3rrb4jevr" w:colFirst="0" w:colLast="0"/>
      <w:bookmarkEnd w:id="54"/>
      <w:del w:id="55" w:author="Fenwick &amp; West" w:date="2026-03-30T14:50:00Z" w16du:dateUtc="2026-03-30T21:50:00Z">
        <w:r w:rsidRPr="00870D9A" w:rsidDel="003B074C">
          <w:rPr>
            <w:u w:val="single"/>
          </w:rPr>
          <w:delText>Subscriptions</w:delText>
        </w:r>
        <w:r w:rsidRPr="00870D9A" w:rsidDel="003B074C">
          <w:delText>. Subscriptions are offered on monthly and annual term bases. If you purchase a monthly Subscription, you will be charged the monthly Subscription fee, and if you purchase an annual Subscription, you will be charged the annual Subscription fee, in each case plus any applicable taxes, and other charges (each, a “</w:delText>
        </w:r>
        <w:r w:rsidRPr="00870D9A" w:rsidDel="003B074C">
          <w:rPr>
            <w:b/>
          </w:rPr>
          <w:delText>Subscription Fee</w:delText>
        </w:r>
        <w:r w:rsidRPr="00870D9A" w:rsidDel="003B074C">
          <w:delText xml:space="preserve">”), at the beginning of your Subscription and each month or year, as applicable, thereafter, at the then-current Subscription Fee. BY PURCHASING A SUBSCRIPTION, YOU AUTHORIZE </w:delText>
        </w:r>
        <w:r w:rsidR="00187A05" w:rsidRPr="00870D9A" w:rsidDel="003B074C">
          <w:delText>EVRYN</w:delText>
        </w:r>
        <w:r w:rsidRPr="00870D9A" w:rsidDel="003B074C">
          <w:delText xml:space="preserve"> TO INITIATE RECURRING NON-REFUNDABLE PAYMENTS AS SET FORTH BELOW. If you purchase a Subscription, we (or our third-party payment processor) will automatically charge you each month or year, as applicable, beginning on the commencement of your Subscription, using the Payment Information you have provided until you cancel your Subscription. For monthly Subscriptions, prior to the renewal of each Subscription term each month, in accordance with applicable law, </w:delText>
        </w:r>
        <w:r w:rsidR="00187A05" w:rsidRPr="00870D9A" w:rsidDel="003B074C">
          <w:delText>Evryn</w:delText>
        </w:r>
        <w:r w:rsidRPr="00870D9A" w:rsidDel="003B074C">
          <w:delText xml:space="preserve"> will send you a reminder with the then-current Subscription Fee. For annual Subscriptions, </w:delText>
        </w:r>
        <w:r w:rsidR="00187A05" w:rsidRPr="00870D9A" w:rsidDel="003B074C">
          <w:delText>Evryn</w:delText>
        </w:r>
        <w:r w:rsidRPr="00870D9A" w:rsidDel="003B074C">
          <w:delText xml:space="preserve"> will send you a reminder with the then-current Subscription Fee in accordance with applicable law. By agreeing to these Terms and electing to purchase a Subscription, you acknowledge that your Subscription has recurring payment features and you accept responsibility for all recurring payment obligations prior to cancellation of your Subscription by you or </w:delText>
        </w:r>
        <w:r w:rsidR="00187A05" w:rsidRPr="00870D9A" w:rsidDel="003B074C">
          <w:delText>Evryn</w:delText>
        </w:r>
        <w:r w:rsidRPr="00870D9A" w:rsidDel="003B074C">
          <w:delText>. Your Subscription continues until cancelled by you or we terminate your access to or use of the Services or Subscription in accordance with these Terms.</w:delText>
        </w:r>
      </w:del>
    </w:p>
    <w:p w14:paraId="0000000E" w14:textId="53CA3892" w:rsidR="00BF204D" w:rsidRPr="00870D9A" w:rsidDel="003B074C" w:rsidRDefault="005951A7" w:rsidP="005951A7">
      <w:pPr>
        <w:pStyle w:val="Heading2"/>
        <w:numPr>
          <w:ilvl w:val="1"/>
          <w:numId w:val="1"/>
        </w:numPr>
        <w:tabs>
          <w:tab w:val="clear" w:pos="1440"/>
        </w:tabs>
        <w:ind w:left="90"/>
        <w:rPr>
          <w:del w:id="56" w:author="Fenwick &amp; West" w:date="2026-03-30T14:50:00Z" w16du:dateUtc="2026-03-30T21:50:00Z"/>
        </w:rPr>
      </w:pPr>
      <w:bookmarkStart w:id="57" w:name="_u9e4nsw2qtza" w:colFirst="0" w:colLast="0"/>
      <w:bookmarkEnd w:id="57"/>
      <w:del w:id="58" w:author="Fenwick &amp; West" w:date="2026-03-30T14:50:00Z" w16du:dateUtc="2026-03-30T21:50:00Z">
        <w:r w:rsidRPr="00870D9A" w:rsidDel="003B074C">
          <w:rPr>
            <w:u w:val="single"/>
          </w:rPr>
          <w:delText>Cancelling Subscriptions</w:delText>
        </w:r>
        <w:r w:rsidRPr="00870D9A" w:rsidDel="003B074C">
          <w:delText xml:space="preserve">. You may cancel a Transaction for a full refund within ten (10) calendar days of your initial purchase. AFTER THAT, YOUR PURCHASE IS FINAL AND YOU WILL NOT BE ABLE TO CANCEL THE PURCHASE AND/OR RECEIVE A REFUND OF YOUR SUBSCRIPTION FEE AT ANY TIME. But if something unexpected happens in the course of completing a Transaction, we reserve the right to cancel your Transaction for any reason; if we cancel your Transaction we’ll refund any payment you have already remitted to us for such Transaction. Without limiting the foregoing, you may cancel your Subscription at any time, but please note that such cancellation will be effective at the end of the then-current Subscription period. EXCEPT AS SET FORTH ABOVE WITH RESPECT TO YOUR INITIAL SUBSCRIPTION PURCHASE, YOU WILL NOT RECEIVE A REFUND OF ANY PORTION OF THE SUBSCRIPTION FEE PAID FOR THE THEN CURRENT SUBSCRIPTION PERIOD AT THE TIME OF CANCELLATION. To cancel, you can send an email to </w:delText>
        </w:r>
        <w:r w:rsidR="000F4C64" w:rsidRPr="00870D9A" w:rsidDel="003B074C">
          <w:delText>[</w:delText>
        </w:r>
        <w:r w:rsidR="000F4C64" w:rsidRPr="00870D9A" w:rsidDel="003B074C">
          <w:rPr>
            <w:highlight w:val="yellow"/>
          </w:rPr>
          <w:delText>insert email</w:delText>
        </w:r>
        <w:r w:rsidR="000F4C64" w:rsidRPr="00870D9A" w:rsidDel="003B074C">
          <w:delText xml:space="preserve">] </w:delText>
        </w:r>
        <w:r w:rsidRPr="00870D9A" w:rsidDel="003B074C">
          <w:delText>with the subject line: "Cancel my subscription”. You will be responsible for all Subscription Fees (plus any applicable taxes and other charges) incurred for the then-current Subscription period. If you cancel, your right to use the Services will continue until the end of your then current Subscription period and will then terminate without further charges.</w:delText>
        </w:r>
      </w:del>
    </w:p>
    <w:p w14:paraId="0000000F" w14:textId="32562398" w:rsidR="00BF204D" w:rsidRPr="00870D9A" w:rsidRDefault="005951A7">
      <w:pPr>
        <w:pStyle w:val="Heading1"/>
        <w:numPr>
          <w:ilvl w:val="0"/>
          <w:numId w:val="1"/>
        </w:numPr>
      </w:pPr>
      <w:bookmarkStart w:id="59" w:name="_j9bat5mp74x9" w:colFirst="0" w:colLast="0"/>
      <w:bookmarkEnd w:id="59"/>
      <w:r w:rsidRPr="00870D9A">
        <w:rPr>
          <w:b/>
        </w:rPr>
        <w:t>Representations and Warranties.</w:t>
      </w:r>
      <w:r w:rsidRPr="00870D9A">
        <w:t xml:space="preserve"> By using our Services, you represent and warrant that (</w:t>
      </w:r>
      <w:proofErr w:type="spellStart"/>
      <w:r w:rsidRPr="00870D9A">
        <w:t>i</w:t>
      </w:r>
      <w:proofErr w:type="spellEnd"/>
      <w:r w:rsidRPr="00870D9A">
        <w:t>) your compliance with these Terms and use of the Services does not and will not violate or conflict with any agreement to which you are a party (including without limitation any employment</w:t>
      </w:r>
      <w:r w:rsidR="00201AF2" w:rsidRPr="00870D9A">
        <w:t xml:space="preserve"> or confidentiality</w:t>
      </w:r>
      <w:r w:rsidRPr="00870D9A">
        <w:t xml:space="preserve"> agreement or otherwise); (ii) you have obtained and will maintain all necessary rights, permissions, consents, and authority (including without limitation from your employer, if applicable) for you to comply with these Terms, use the Services, and grant us the license rights in your </w:t>
      </w:r>
      <w:r w:rsidR="00F85521" w:rsidRPr="00870D9A">
        <w:t>Customer Email Data</w:t>
      </w:r>
      <w:r w:rsidRPr="00870D9A">
        <w:t xml:space="preserve"> (defined below) under these Terms; (iii) neither your use of the Services nor your use or provision of </w:t>
      </w:r>
      <w:r w:rsidR="00F85521" w:rsidRPr="00870D9A">
        <w:t>Customer Email Data</w:t>
      </w:r>
      <w:r w:rsidRPr="00870D9A">
        <w:t xml:space="preserve"> will infringe, misappropriate, or violate any third party’s intellectual property rights, rights of publicity or privacy, or applicable law. FOR CLARITY, YOU ARE SOLELY RESPONSIBLE FOR ALL </w:t>
      </w:r>
      <w:r w:rsidR="00F85521" w:rsidRPr="00870D9A">
        <w:t>CUSTOMER EMAIL DATA</w:t>
      </w:r>
      <w:r w:rsidRPr="00870D9A">
        <w:t xml:space="preserve">, INCLUDING YOUR USE OF SUCH </w:t>
      </w:r>
      <w:r w:rsidR="00F85521" w:rsidRPr="00870D9A">
        <w:t>CUSTOMER EMAIL DATA</w:t>
      </w:r>
      <w:r w:rsidRPr="00870D9A">
        <w:t xml:space="preserve"> AND MAKING SUCH </w:t>
      </w:r>
      <w:r w:rsidR="00F85521" w:rsidRPr="00870D9A">
        <w:t>CUSTOMER EMAIL DATA</w:t>
      </w:r>
      <w:r w:rsidRPr="00870D9A">
        <w:t xml:space="preserve"> AVAILABLE TO THE SERVICES. </w:t>
      </w:r>
    </w:p>
    <w:p w14:paraId="00000010" w14:textId="30406218" w:rsidR="00BF204D" w:rsidRPr="00870D9A" w:rsidRDefault="005951A7">
      <w:pPr>
        <w:pStyle w:val="Heading1"/>
        <w:numPr>
          <w:ilvl w:val="0"/>
          <w:numId w:val="1"/>
        </w:numPr>
      </w:pPr>
      <w:r w:rsidRPr="00870D9A">
        <w:rPr>
          <w:b/>
        </w:rPr>
        <w:t xml:space="preserve">Your </w:t>
      </w:r>
      <w:r w:rsidR="00F85521" w:rsidRPr="00870D9A">
        <w:rPr>
          <w:b/>
        </w:rPr>
        <w:t>Customer Email Data</w:t>
      </w:r>
      <w:r w:rsidRPr="00870D9A">
        <w:rPr>
          <w:b/>
        </w:rPr>
        <w:t>.</w:t>
      </w:r>
    </w:p>
    <w:p w14:paraId="00000011" w14:textId="3E64EE10" w:rsidR="00BF204D" w:rsidRPr="00870D9A" w:rsidRDefault="00201AF2" w:rsidP="005951A7">
      <w:pPr>
        <w:pStyle w:val="Heading2"/>
        <w:numPr>
          <w:ilvl w:val="1"/>
          <w:numId w:val="1"/>
        </w:numPr>
        <w:tabs>
          <w:tab w:val="clear" w:pos="1440"/>
        </w:tabs>
        <w:ind w:left="90"/>
      </w:pPr>
      <w:bookmarkStart w:id="60" w:name="_46irsu11jcst" w:colFirst="0" w:colLast="0"/>
      <w:bookmarkEnd w:id="60"/>
      <w:r w:rsidRPr="00870D9A">
        <w:rPr>
          <w:u w:val="single"/>
        </w:rPr>
        <w:t>Providing</w:t>
      </w:r>
      <w:r w:rsidR="005951A7" w:rsidRPr="00870D9A">
        <w:rPr>
          <w:u w:val="single"/>
        </w:rPr>
        <w:t xml:space="preserve"> </w:t>
      </w:r>
      <w:r w:rsidR="00F85521" w:rsidRPr="00870D9A">
        <w:rPr>
          <w:u w:val="single"/>
        </w:rPr>
        <w:t>Customer Email Data</w:t>
      </w:r>
      <w:r w:rsidR="005951A7" w:rsidRPr="00870D9A">
        <w:t>. Our Services may have access to, analyze, and/or ingest, or otherwise allow you to store or transmit content, such as emails and email attachments; files, documents, graphics, images, software, audio and video (collectively, excluding Feedback, “</w:t>
      </w:r>
      <w:r w:rsidR="00F85521" w:rsidRPr="00870D9A">
        <w:rPr>
          <w:b/>
        </w:rPr>
        <w:t>Customer Email Data</w:t>
      </w:r>
      <w:r w:rsidR="005951A7" w:rsidRPr="00870D9A">
        <w:t xml:space="preserve">”). </w:t>
      </w:r>
      <w:r w:rsidR="00187A05" w:rsidRPr="00870D9A">
        <w:t>Evryn</w:t>
      </w:r>
      <w:r w:rsidR="005951A7" w:rsidRPr="00870D9A">
        <w:t xml:space="preserve"> does not claim any ownership rights in any </w:t>
      </w:r>
      <w:r w:rsidR="00F85521" w:rsidRPr="00870D9A">
        <w:t>Customer Email Data</w:t>
      </w:r>
      <w:r w:rsidR="005951A7" w:rsidRPr="00870D9A">
        <w:t xml:space="preserve"> and nothing in these Terms will be deemed to restrict any rights that you may have to your </w:t>
      </w:r>
      <w:r w:rsidR="00F85521" w:rsidRPr="00870D9A">
        <w:t>Customer Email Data</w:t>
      </w:r>
      <w:r w:rsidR="005951A7" w:rsidRPr="00870D9A">
        <w:t>.</w:t>
      </w:r>
    </w:p>
    <w:p w14:paraId="00000012" w14:textId="6495FCB8" w:rsidR="00BF204D" w:rsidRPr="00870D9A" w:rsidRDefault="005951A7" w:rsidP="005951A7">
      <w:pPr>
        <w:pStyle w:val="Heading2"/>
        <w:numPr>
          <w:ilvl w:val="1"/>
          <w:numId w:val="1"/>
        </w:numPr>
        <w:tabs>
          <w:tab w:val="clear" w:pos="1440"/>
        </w:tabs>
        <w:ind w:left="90"/>
      </w:pPr>
      <w:bookmarkStart w:id="61" w:name="_d8f2aae8c142" w:colFirst="0" w:colLast="0"/>
      <w:bookmarkEnd w:id="61"/>
      <w:r w:rsidRPr="00870D9A">
        <w:rPr>
          <w:u w:val="single"/>
        </w:rPr>
        <w:t xml:space="preserve">Permissions to Your </w:t>
      </w:r>
      <w:r w:rsidR="00F85521" w:rsidRPr="00870D9A">
        <w:rPr>
          <w:u w:val="single"/>
        </w:rPr>
        <w:t>Customer Email Data</w:t>
      </w:r>
      <w:r w:rsidRPr="00870D9A">
        <w:t xml:space="preserve">. By integrating or otherwise connecting the Services to your third-party </w:t>
      </w:r>
      <w:r w:rsidR="006578E1" w:rsidRPr="00870D9A">
        <w:t>email</w:t>
      </w:r>
      <w:r w:rsidRPr="00870D9A">
        <w:t xml:space="preserve"> accounts (e.g., Google, Microsoft, etc.), granting access to your </w:t>
      </w:r>
      <w:r w:rsidR="00F85521" w:rsidRPr="00870D9A">
        <w:t>Customer Email Data</w:t>
      </w:r>
      <w:r w:rsidRPr="00870D9A">
        <w:t xml:space="preserve"> (e.g., emails, email threads, and email attachments), or otherwise making any </w:t>
      </w:r>
      <w:r w:rsidR="00F85521" w:rsidRPr="00870D9A">
        <w:t>Customer Email Data</w:t>
      </w:r>
      <w:r w:rsidRPr="00870D9A">
        <w:t xml:space="preserve"> available to the Services, you hereby grant to </w:t>
      </w:r>
      <w:r w:rsidR="00187A05" w:rsidRPr="00870D9A">
        <w:t>Evryn</w:t>
      </w:r>
      <w:r w:rsidRPr="00870D9A">
        <w:t xml:space="preserve"> a non-exclusive, transferable, worldwide, royalty-free license, with the right to (</w:t>
      </w:r>
      <w:proofErr w:type="spellStart"/>
      <w:r w:rsidRPr="00870D9A">
        <w:t>i</w:t>
      </w:r>
      <w:proofErr w:type="spellEnd"/>
      <w:r w:rsidRPr="00870D9A">
        <w:t xml:space="preserve">) sublicense, to use, analyze, copy, modify, create derivative works based upon, derive insights and information from, </w:t>
      </w:r>
      <w:ins w:id="62" w:author="Fenwick &amp; West" w:date="2026-03-30T15:00:00Z" w16du:dateUtc="2026-03-30T22:00:00Z">
        <w:r w:rsidR="00936E5E" w:rsidRPr="00870D9A">
          <w:t xml:space="preserve">and </w:t>
        </w:r>
      </w:ins>
      <w:r w:rsidRPr="00870D9A">
        <w:t xml:space="preserve">distribute, </w:t>
      </w:r>
      <w:del w:id="63" w:author="Fenwick &amp; West" w:date="2026-03-30T15:00:00Z" w16du:dateUtc="2026-03-30T22:00:00Z">
        <w:r w:rsidRPr="00870D9A" w:rsidDel="00936E5E">
          <w:delText xml:space="preserve">publicly display, and publicly perform </w:delText>
        </w:r>
      </w:del>
      <w:r w:rsidRPr="00870D9A">
        <w:t xml:space="preserve">the </w:t>
      </w:r>
      <w:r w:rsidR="00F85521" w:rsidRPr="00870D9A">
        <w:t>Customer Email Data</w:t>
      </w:r>
      <w:r w:rsidRPr="00870D9A">
        <w:t xml:space="preserve"> which you connect, grant access to, or provide to the Services, in connection with operating, providing, and improving the Services and </w:t>
      </w:r>
      <w:r w:rsidR="00187A05" w:rsidRPr="00870D9A">
        <w:t>Evryn</w:t>
      </w:r>
      <w:r w:rsidRPr="00870D9A">
        <w:t xml:space="preserve">’s other products, services, and technologies; (ii) disclosing and sharing such </w:t>
      </w:r>
      <w:r w:rsidR="00F85521" w:rsidRPr="00870D9A">
        <w:t>Customer Email Data</w:t>
      </w:r>
      <w:r w:rsidRPr="00870D9A">
        <w:t xml:space="preserve"> with </w:t>
      </w:r>
      <w:r w:rsidR="00187A05" w:rsidRPr="00870D9A">
        <w:t>Evryn</w:t>
      </w:r>
      <w:r w:rsidRPr="00870D9A">
        <w:t xml:space="preserve">’s third-party artificial intelligence and machine learning service providers in connection with operating, providing, and improving the Services (e.g., to </w:t>
      </w:r>
      <w:r w:rsidR="00E80AD9" w:rsidRPr="00870D9A">
        <w:t xml:space="preserve">propose </w:t>
      </w:r>
      <w:r w:rsidR="00430793" w:rsidRPr="00870D9A">
        <w:t>Redirect Decisions</w:t>
      </w:r>
      <w:r w:rsidR="00E80AD9" w:rsidRPr="00870D9A">
        <w:t xml:space="preserve">, </w:t>
      </w:r>
      <w:r w:rsidR="007A0F06" w:rsidRPr="00870D9A">
        <w:t>refine</w:t>
      </w:r>
      <w:r w:rsidR="00E80AD9" w:rsidRPr="00870D9A">
        <w:t xml:space="preserve"> classification and ranking systems</w:t>
      </w:r>
      <w:r w:rsidRPr="00870D9A">
        <w:t xml:space="preserve">, and improve performance of the Services); and (iii) </w:t>
      </w:r>
      <w:commentRangeStart w:id="64"/>
      <w:r w:rsidRPr="00870D9A">
        <w:t xml:space="preserve">to fine-tune </w:t>
      </w:r>
      <w:r w:rsidR="00187A05" w:rsidRPr="00870D9A">
        <w:t>Evryn</w:t>
      </w:r>
      <w:r w:rsidRPr="00870D9A">
        <w:t>’s machine learning models</w:t>
      </w:r>
      <w:commentRangeEnd w:id="64"/>
      <w:r w:rsidR="00936E5E" w:rsidRPr="00870D9A">
        <w:rPr>
          <w:rStyle w:val="CommentReference"/>
          <w:sz w:val="22"/>
          <w:szCs w:val="22"/>
        </w:rPr>
        <w:commentReference w:id="64"/>
      </w:r>
      <w:r w:rsidRPr="00870D9A">
        <w:t xml:space="preserve">. For clarity, </w:t>
      </w:r>
      <w:r w:rsidR="00187A05" w:rsidRPr="00870D9A">
        <w:t>Evryn</w:t>
      </w:r>
      <w:r w:rsidRPr="00870D9A">
        <w:t xml:space="preserve"> does not authorize the foregoing third parties to use your </w:t>
      </w:r>
      <w:r w:rsidR="00F85521" w:rsidRPr="00870D9A">
        <w:t>Customer Email Data</w:t>
      </w:r>
      <w:r w:rsidRPr="00870D9A">
        <w:t xml:space="preserve"> to train their own models. For </w:t>
      </w:r>
      <w:ins w:id="65" w:author="Fenwick &amp; West" w:date="2026-03-30T15:00:00Z" w16du:dateUtc="2026-03-30T22:00:00Z">
        <w:r w:rsidR="00936E5E" w:rsidRPr="00870D9A">
          <w:t xml:space="preserve">further </w:t>
        </w:r>
      </w:ins>
      <w:r w:rsidRPr="00870D9A">
        <w:t xml:space="preserve">clarity, if you </w:t>
      </w:r>
      <w:r w:rsidR="004A1E3E" w:rsidRPr="00870D9A">
        <w:t xml:space="preserve">provide Evryn with your </w:t>
      </w:r>
      <w:r w:rsidR="00F85521" w:rsidRPr="00870D9A">
        <w:t>Customer Email Data</w:t>
      </w:r>
      <w:r w:rsidR="004A1E3E" w:rsidRPr="00870D9A">
        <w:t>,</w:t>
      </w:r>
      <w:r w:rsidRPr="00870D9A">
        <w:t xml:space="preserve"> </w:t>
      </w:r>
      <w:r w:rsidR="004A1E3E" w:rsidRPr="00870D9A">
        <w:t xml:space="preserve">Evryn will have access to such </w:t>
      </w:r>
      <w:r w:rsidR="00F85521" w:rsidRPr="00870D9A">
        <w:t>Customer Email Data</w:t>
      </w:r>
      <w:r w:rsidR="004A1E3E" w:rsidRPr="00870D9A">
        <w:t xml:space="preserve">, </w:t>
      </w:r>
      <w:r w:rsidRPr="00870D9A">
        <w:t xml:space="preserve">but not your email account or inbox. </w:t>
      </w:r>
      <w:r w:rsidR="00187A05" w:rsidRPr="00870D9A">
        <w:t>Evryn</w:t>
      </w:r>
      <w:r w:rsidRPr="00870D9A">
        <w:t xml:space="preserve"> and the Services will only have access to those emails, email threads, messages, and attachments that you choose to share with the Services, such as by </w:t>
      </w:r>
      <w:r w:rsidR="00D34A68" w:rsidRPr="00870D9A">
        <w:t xml:space="preserve">forwarding or </w:t>
      </w:r>
      <w:r w:rsidRPr="00870D9A">
        <w:t>carbon copying (cc’ing) a</w:t>
      </w:r>
      <w:r w:rsidR="00382390" w:rsidRPr="00870D9A">
        <w:t>n</w:t>
      </w:r>
      <w:r w:rsidRPr="00870D9A">
        <w:t xml:space="preserve"> </w:t>
      </w:r>
      <w:r w:rsidR="00187A05" w:rsidRPr="00870D9A">
        <w:t>Evryn</w:t>
      </w:r>
      <w:r w:rsidRPr="00870D9A">
        <w:t xml:space="preserve"> e-mail address on an e-mail or conversation. </w:t>
      </w:r>
    </w:p>
    <w:p w14:paraId="00000013" w14:textId="139F2259" w:rsidR="00BF204D" w:rsidRPr="00870D9A" w:rsidRDefault="005951A7" w:rsidP="005951A7">
      <w:pPr>
        <w:pStyle w:val="Heading2"/>
        <w:numPr>
          <w:ilvl w:val="1"/>
          <w:numId w:val="1"/>
        </w:numPr>
        <w:tabs>
          <w:tab w:val="clear" w:pos="1440"/>
        </w:tabs>
        <w:ind w:left="90"/>
      </w:pPr>
      <w:r w:rsidRPr="00870D9A">
        <w:rPr>
          <w:u w:val="single"/>
        </w:rPr>
        <w:t xml:space="preserve">Removal of </w:t>
      </w:r>
      <w:r w:rsidR="00F85521" w:rsidRPr="00870D9A">
        <w:rPr>
          <w:u w:val="single"/>
        </w:rPr>
        <w:t>Customer Email Data</w:t>
      </w:r>
      <w:r w:rsidRPr="00870D9A">
        <w:t xml:space="preserve">. You can remove your </w:t>
      </w:r>
      <w:r w:rsidR="00F85521" w:rsidRPr="00870D9A">
        <w:t>Customer Email Data</w:t>
      </w:r>
      <w:r w:rsidRPr="00870D9A">
        <w:t xml:space="preserve"> </w:t>
      </w:r>
      <w:r w:rsidRPr="00A016FE">
        <w:t xml:space="preserve">by </w:t>
      </w:r>
      <w:r w:rsidRPr="00F364CB">
        <w:t>emailing</w:t>
      </w:r>
      <w:ins w:id="66" w:author="Fenwick &amp; West" w:date="2026-03-30T17:31:00Z" w16du:dateUtc="2026-03-31T00:31:00Z">
        <w:r w:rsidR="00A016FE" w:rsidRPr="00F364CB">
          <w:t xml:space="preserve"> </w:t>
        </w:r>
      </w:ins>
      <w:ins w:id="67" w:author="Fenwick &amp; West" w:date="2026-03-30T17:31:00Z">
        <w:r w:rsidR="00A016FE" w:rsidRPr="00F364CB">
          <w:fldChar w:fldCharType="begin"/>
        </w:r>
        <w:r w:rsidR="00A016FE" w:rsidRPr="00F364CB">
          <w:instrText>HYPERLINK "mailto:support@evryn.ai" \t "_blank"</w:instrText>
        </w:r>
        <w:r w:rsidR="00A016FE" w:rsidRPr="00F364CB">
          <w:fldChar w:fldCharType="separate"/>
        </w:r>
        <w:r w:rsidR="00A016FE" w:rsidRPr="00F364CB">
          <w:rPr>
            <w:rStyle w:val="Hyperlink"/>
          </w:rPr>
          <w:t>support@evryn.ai</w:t>
        </w:r>
      </w:ins>
      <w:ins w:id="68" w:author="Fenwick &amp; West" w:date="2026-03-30T17:31:00Z" w16du:dateUtc="2026-03-31T00:31:00Z">
        <w:r w:rsidR="00A016FE" w:rsidRPr="00F364CB">
          <w:fldChar w:fldCharType="end"/>
        </w:r>
      </w:ins>
      <w:del w:id="69" w:author="Fenwick &amp; West" w:date="2026-03-30T17:31:00Z" w16du:dateUtc="2026-03-31T00:31:00Z">
        <w:r w:rsidRPr="00F364CB" w:rsidDel="00A016FE">
          <w:delText xml:space="preserve"> </w:delText>
        </w:r>
      </w:del>
      <w:r w:rsidRPr="00F364CB">
        <w:t xml:space="preserve"> with the subject line “Delete my data”.</w:t>
      </w:r>
      <w:r w:rsidRPr="00A016FE">
        <w:t xml:space="preserve"> In certain instances, some </w:t>
      </w:r>
      <w:r w:rsidR="00F85521" w:rsidRPr="00A016FE">
        <w:t>Customer Email Data</w:t>
      </w:r>
      <w:r w:rsidRPr="00870D9A">
        <w:t xml:space="preserve"> may be retained on the Services, pursuant to </w:t>
      </w:r>
      <w:r w:rsidR="00187A05" w:rsidRPr="00870D9A">
        <w:t>Evryn</w:t>
      </w:r>
      <w:r w:rsidRPr="00870D9A">
        <w:t>’s privacy policy and its data retention and archival policies and processes.</w:t>
      </w:r>
      <w:r w:rsidR="00916BC3" w:rsidRPr="00870D9A">
        <w:t xml:space="preserve"> You may stop forwarding emails to Evryn at any time by removing any forwarding tool provided via the Service.</w:t>
      </w:r>
    </w:p>
    <w:p w14:paraId="00000014" w14:textId="6542721D" w:rsidR="00BF204D" w:rsidRPr="00870D9A" w:rsidRDefault="00187A05" w:rsidP="005951A7">
      <w:pPr>
        <w:pStyle w:val="Heading2"/>
        <w:numPr>
          <w:ilvl w:val="1"/>
          <w:numId w:val="1"/>
        </w:numPr>
        <w:tabs>
          <w:tab w:val="clear" w:pos="1440"/>
        </w:tabs>
        <w:ind w:left="90"/>
      </w:pPr>
      <w:bookmarkStart w:id="70" w:name="_60g93y8u50fp" w:colFirst="0" w:colLast="0"/>
      <w:bookmarkEnd w:id="70"/>
      <w:r w:rsidRPr="00870D9A">
        <w:rPr>
          <w:u w:val="single"/>
        </w:rPr>
        <w:t>Evryn</w:t>
      </w:r>
      <w:r w:rsidR="005951A7" w:rsidRPr="00870D9A">
        <w:rPr>
          <w:u w:val="single"/>
        </w:rPr>
        <w:t>’s Intellectual Property</w:t>
      </w:r>
      <w:r w:rsidR="005951A7" w:rsidRPr="00870D9A">
        <w:t xml:space="preserve">. We may make available through </w:t>
      </w:r>
      <w:proofErr w:type="gramStart"/>
      <w:r w:rsidR="005951A7" w:rsidRPr="00870D9A">
        <w:t>the Services</w:t>
      </w:r>
      <w:proofErr w:type="gramEnd"/>
      <w:r w:rsidR="005951A7" w:rsidRPr="00870D9A">
        <w:t xml:space="preserve"> content that is subject to intellectual property rights. We retain all rights to that content. </w:t>
      </w:r>
    </w:p>
    <w:p w14:paraId="00000015" w14:textId="1E9138B8" w:rsidR="00BF204D" w:rsidRPr="00870D9A" w:rsidRDefault="005951A7">
      <w:pPr>
        <w:pStyle w:val="Heading1"/>
        <w:numPr>
          <w:ilvl w:val="0"/>
          <w:numId w:val="1"/>
        </w:numPr>
      </w:pPr>
      <w:bookmarkStart w:id="71" w:name="_i6b81va3cw1" w:colFirst="0" w:colLast="0"/>
      <w:bookmarkEnd w:id="71"/>
      <w:r w:rsidRPr="00870D9A">
        <w:rPr>
          <w:b/>
        </w:rPr>
        <w:t xml:space="preserve">General Prohibitions and </w:t>
      </w:r>
      <w:r w:rsidR="00187A05" w:rsidRPr="00870D9A">
        <w:rPr>
          <w:b/>
        </w:rPr>
        <w:t>Evryn</w:t>
      </w:r>
      <w:r w:rsidRPr="00870D9A">
        <w:rPr>
          <w:b/>
        </w:rPr>
        <w:t>’s Enforcement Rights</w:t>
      </w:r>
      <w:r w:rsidRPr="00870D9A">
        <w:t>. You agree not to do any of the following:</w:t>
      </w:r>
    </w:p>
    <w:p w14:paraId="00000017" w14:textId="0CACA16F" w:rsidR="00BF204D" w:rsidRPr="00870D9A" w:rsidRDefault="00870D9A" w:rsidP="00FB0A61">
      <w:pPr>
        <w:pStyle w:val="Heading2"/>
        <w:numPr>
          <w:ilvl w:val="1"/>
          <w:numId w:val="1"/>
        </w:numPr>
        <w:tabs>
          <w:tab w:val="clear" w:pos="1440"/>
        </w:tabs>
        <w:ind w:left="90"/>
      </w:pPr>
      <w:bookmarkStart w:id="72" w:name="_z84o30951i9b" w:colFirst="0" w:colLast="0"/>
      <w:bookmarkEnd w:id="72"/>
      <w:ins w:id="73" w:author="Fenwick &amp; West" w:date="2026-03-30T17:09:00Z" w16du:dateUtc="2026-03-31T00:09:00Z">
        <w:r>
          <w:rPr>
            <w:i/>
            <w:iCs/>
          </w:rPr>
          <w:t>E</w:t>
        </w:r>
        <w:r w:rsidRPr="00870D9A">
          <w:rPr>
            <w:i/>
            <w:iCs/>
          </w:rPr>
          <w:t>xcept for</w:t>
        </w:r>
        <w:r w:rsidRPr="00870D9A">
          <w:t xml:space="preserve"> non-sensitive personal information to the extent necessary to utilize the Services (i.e., name, email address, and phone number)</w:t>
        </w:r>
        <w:r>
          <w:t>,</w:t>
        </w:r>
        <w:r w:rsidRPr="00870D9A">
          <w:t xml:space="preserve"> </w:t>
        </w:r>
        <w:r>
          <w:t>p</w:t>
        </w:r>
      </w:ins>
      <w:del w:id="74" w:author="Fenwick &amp; West" w:date="2026-03-30T17:09:00Z" w16du:dateUtc="2026-03-31T00:09:00Z">
        <w:r w:rsidR="005951A7" w:rsidRPr="00870D9A" w:rsidDel="00870D9A">
          <w:delText>P</w:delText>
        </w:r>
      </w:del>
      <w:r w:rsidR="005951A7" w:rsidRPr="00870D9A">
        <w:t>rovide, transmit, or otherwise make available to the Services any (</w:t>
      </w:r>
      <w:proofErr w:type="spellStart"/>
      <w:r w:rsidR="005951A7" w:rsidRPr="00870D9A">
        <w:t>i</w:t>
      </w:r>
      <w:proofErr w:type="spellEnd"/>
      <w:r w:rsidR="005951A7" w:rsidRPr="00870D9A">
        <w:t xml:space="preserve">) </w:t>
      </w:r>
      <w:r w:rsidR="005951A7" w:rsidRPr="00870D9A">
        <w:lastRenderedPageBreak/>
        <w:t xml:space="preserve">Protected Health Information (PHI) (as defined by the Health Insurance Portability and Accountability Act of 1996), (ii) Nonpublic Personal Information (NPI) (as defined by the Gramm-Leach-Bliley Act), (iii) Material Nonpublic Information (MNPI) (as defined by the Securities Exchange Act of 1934), (iv) sensitive personal information (as defined by the California Consumer Privacy Act, as amended, and the General Data Protection Regulation), including account credentials, passwords, identification card and driver’s license information, and social security numbers; (v) cardholder data (as defined by the Payment Card industry Data Security Standard); (vi) proprietary or confidential business information, such as application programming interface (API) keys, encryption keys, customer lists, and financial information; or (vii) Personal Data (as defined by the General Data Protection Regulation), Personally Identifiable Information (as defined by the California Consumer Privacy Act) or other individually identifiable information (governed by applicable privacy law), </w:t>
      </w:r>
      <w:del w:id="75" w:author="Fenwick &amp; West" w:date="2026-03-30T17:09:00Z" w16du:dateUtc="2026-03-31T00:09:00Z">
        <w:r w:rsidR="005951A7" w:rsidRPr="00870D9A" w:rsidDel="00870D9A">
          <w:rPr>
            <w:i/>
            <w:iCs/>
          </w:rPr>
          <w:delText>except for</w:delText>
        </w:r>
        <w:r w:rsidR="005951A7" w:rsidRPr="00870D9A" w:rsidDel="00870D9A">
          <w:delText xml:space="preserve"> non-sensitive personal information to the extent necessary to utilize the Services (i.e., name, email address, and phone number) </w:delText>
        </w:r>
      </w:del>
      <w:r w:rsidR="005951A7" w:rsidRPr="00870D9A">
        <w:t>(collectively, “</w:t>
      </w:r>
      <w:r w:rsidR="005951A7" w:rsidRPr="00870D9A">
        <w:rPr>
          <w:b/>
          <w:bCs/>
        </w:rPr>
        <w:t>PHI and PII</w:t>
      </w:r>
      <w:r w:rsidR="005951A7" w:rsidRPr="00870D9A">
        <w:t xml:space="preserve">”), including without limitation by transmitting any e-mails which contain any PHI and PII through the Services, such as by carbon copying (cc’ing) any </w:t>
      </w:r>
      <w:r w:rsidR="00187A05" w:rsidRPr="00870D9A">
        <w:t>Evryn</w:t>
      </w:r>
      <w:r w:rsidR="005951A7" w:rsidRPr="00870D9A">
        <w:t xml:space="preserve"> e-mail address on or into any e-mail thread, chain, or conversation which contains any PHI and PII;</w:t>
      </w:r>
    </w:p>
    <w:p w14:paraId="00000018" w14:textId="27A99811" w:rsidR="00BF204D" w:rsidRPr="00870D9A" w:rsidRDefault="005951A7" w:rsidP="005951A7">
      <w:pPr>
        <w:pStyle w:val="Heading2"/>
        <w:numPr>
          <w:ilvl w:val="1"/>
          <w:numId w:val="1"/>
        </w:numPr>
        <w:tabs>
          <w:tab w:val="clear" w:pos="1440"/>
        </w:tabs>
        <w:ind w:left="90"/>
      </w:pPr>
      <w:r w:rsidRPr="00870D9A">
        <w:t xml:space="preserve">Provide, transmit, or otherwise make available any </w:t>
      </w:r>
      <w:r w:rsidR="00F85521" w:rsidRPr="00870D9A">
        <w:t>Customer Email Data</w:t>
      </w:r>
      <w:r w:rsidRPr="00870D9A">
        <w:t xml:space="preserve"> that: (</w:t>
      </w:r>
      <w:proofErr w:type="spellStart"/>
      <w:r w:rsidRPr="00870D9A">
        <w:t>i</w:t>
      </w:r>
      <w:proofErr w:type="spellEnd"/>
      <w:r w:rsidRPr="00870D9A">
        <w:t>) infringes, misappropriates or violates a third party’s patent, copyright, trademark, trade secret, moral rights or other intellectual property rights, or rights of publicity or privacy; (ii) violates, or encourages any conduct that would violate, any applicable law or regulation or would give rise to civil liability; (iii) is fraudulent, false, misleading or deceptive; (iv) is defamatory, obscene, pornographic, vulgar or offensive; (v) promotes discrimination, bigotry, racism, hatred, harassment or harm against any individual or group; (vi) is violent or threatening or promotes violence or actions that are threatening to any person or entity; or (vii) promotes illegal or harmful activities or substances;</w:t>
      </w:r>
    </w:p>
    <w:p w14:paraId="00000019" w14:textId="63168958" w:rsidR="00BF204D" w:rsidRPr="00870D9A" w:rsidRDefault="005951A7" w:rsidP="005951A7">
      <w:pPr>
        <w:pStyle w:val="Heading2"/>
        <w:numPr>
          <w:ilvl w:val="1"/>
          <w:numId w:val="1"/>
        </w:numPr>
        <w:tabs>
          <w:tab w:val="clear" w:pos="1440"/>
        </w:tabs>
        <w:ind w:left="90"/>
      </w:pPr>
      <w:r w:rsidRPr="00870D9A">
        <w:t xml:space="preserve">Use, display, mirror or frame the Services or any individual element within the Services, </w:t>
      </w:r>
      <w:r w:rsidR="00187A05" w:rsidRPr="00870D9A">
        <w:t>Evryn</w:t>
      </w:r>
      <w:r w:rsidRPr="00870D9A">
        <w:t xml:space="preserve">’s name, any </w:t>
      </w:r>
      <w:r w:rsidR="00187A05" w:rsidRPr="00870D9A">
        <w:t>Evryn</w:t>
      </w:r>
      <w:r w:rsidRPr="00870D9A">
        <w:t xml:space="preserve"> trademark, logo or other proprietary information, or the layout and design of any page or form contained on a page, without </w:t>
      </w:r>
      <w:r w:rsidR="00187A05" w:rsidRPr="00870D9A">
        <w:t>Evryn</w:t>
      </w:r>
      <w:r w:rsidRPr="00870D9A">
        <w:t xml:space="preserve">’s express written consent; </w:t>
      </w:r>
    </w:p>
    <w:p w14:paraId="0000001A" w14:textId="3EC70F15" w:rsidR="00BF204D" w:rsidRPr="00870D9A" w:rsidRDefault="005951A7" w:rsidP="005951A7">
      <w:pPr>
        <w:pStyle w:val="Heading2"/>
        <w:numPr>
          <w:ilvl w:val="1"/>
          <w:numId w:val="1"/>
        </w:numPr>
        <w:tabs>
          <w:tab w:val="clear" w:pos="1440"/>
        </w:tabs>
        <w:ind w:left="90"/>
      </w:pPr>
      <w:r w:rsidRPr="00870D9A">
        <w:t xml:space="preserve">Access, tamper with, or use non-public areas of the Services, </w:t>
      </w:r>
      <w:r w:rsidR="00187A05" w:rsidRPr="00870D9A">
        <w:t>Evryn</w:t>
      </w:r>
      <w:r w:rsidRPr="00870D9A">
        <w:t xml:space="preserve">’s computer systems, or the technical delivery systems of </w:t>
      </w:r>
      <w:r w:rsidR="00187A05" w:rsidRPr="00870D9A">
        <w:t>Evryn</w:t>
      </w:r>
      <w:r w:rsidRPr="00870D9A">
        <w:t xml:space="preserve">’s providers; </w:t>
      </w:r>
    </w:p>
    <w:p w14:paraId="0000001B" w14:textId="41799384" w:rsidR="00BF204D" w:rsidRPr="00870D9A" w:rsidRDefault="005951A7" w:rsidP="005951A7">
      <w:pPr>
        <w:pStyle w:val="Heading2"/>
        <w:numPr>
          <w:ilvl w:val="1"/>
          <w:numId w:val="1"/>
        </w:numPr>
        <w:tabs>
          <w:tab w:val="clear" w:pos="1440"/>
        </w:tabs>
        <w:ind w:left="90"/>
      </w:pPr>
      <w:r w:rsidRPr="00870D9A">
        <w:t xml:space="preserve">Attempt to probe, scan or test the vulnerability of any </w:t>
      </w:r>
      <w:r w:rsidR="00187A05" w:rsidRPr="00870D9A">
        <w:t>Evryn</w:t>
      </w:r>
      <w:r w:rsidRPr="00870D9A">
        <w:t xml:space="preserve"> system or network or breach any security or authentication measures; </w:t>
      </w:r>
    </w:p>
    <w:p w14:paraId="0000001C" w14:textId="0ADFA2E9" w:rsidR="00BF204D" w:rsidRPr="00870D9A" w:rsidRDefault="005951A7" w:rsidP="005951A7">
      <w:pPr>
        <w:pStyle w:val="Heading2"/>
        <w:numPr>
          <w:ilvl w:val="1"/>
          <w:numId w:val="1"/>
        </w:numPr>
        <w:tabs>
          <w:tab w:val="clear" w:pos="1440"/>
        </w:tabs>
        <w:ind w:left="90"/>
      </w:pPr>
      <w:r w:rsidRPr="00870D9A">
        <w:t xml:space="preserve">Avoid, bypass, remove, deactivate, impair, descramble or otherwise circumvent any technological measure implemented by </w:t>
      </w:r>
      <w:r w:rsidR="00187A05" w:rsidRPr="00870D9A">
        <w:t>Evryn</w:t>
      </w:r>
      <w:r w:rsidRPr="00870D9A">
        <w:t xml:space="preserve"> or any of </w:t>
      </w:r>
      <w:r w:rsidR="00187A05" w:rsidRPr="00870D9A">
        <w:t>Evryn</w:t>
      </w:r>
      <w:r w:rsidRPr="00870D9A">
        <w:t xml:space="preserve">’s providers or any other third party (including another </w:t>
      </w:r>
      <w:del w:id="76" w:author="Fenwick &amp; West" w:date="2026-03-30T16:13:00Z" w16du:dateUtc="2026-03-30T23:13:00Z">
        <w:r w:rsidRPr="00870D9A" w:rsidDel="00A82F00">
          <w:delText>user</w:delText>
        </w:r>
      </w:del>
      <w:ins w:id="77" w:author="Fenwick &amp; West" w:date="2026-03-30T16:13:00Z" w16du:dateUtc="2026-03-30T23:13:00Z">
        <w:r w:rsidR="00A82F00" w:rsidRPr="00870D9A">
          <w:t>User</w:t>
        </w:r>
      </w:ins>
      <w:r w:rsidRPr="00870D9A">
        <w:t xml:space="preserve">) to protect the Services; </w:t>
      </w:r>
    </w:p>
    <w:p w14:paraId="0000001D" w14:textId="6CB41354" w:rsidR="00BF204D" w:rsidRPr="00870D9A" w:rsidRDefault="005951A7" w:rsidP="005951A7">
      <w:pPr>
        <w:pStyle w:val="Heading2"/>
        <w:numPr>
          <w:ilvl w:val="1"/>
          <w:numId w:val="1"/>
        </w:numPr>
        <w:tabs>
          <w:tab w:val="clear" w:pos="1440"/>
        </w:tabs>
        <w:ind w:left="90"/>
      </w:pPr>
      <w:r w:rsidRPr="00870D9A">
        <w:t xml:space="preserve">Attempt to access or search the Services or download content from the Services using any engine, software, tool, agent, device or mechanism (including spiders, robots, crawlers, data mining tools or the like) other than the software and/or search agents provided by </w:t>
      </w:r>
      <w:r w:rsidR="00187A05" w:rsidRPr="00870D9A">
        <w:t>Evryn</w:t>
      </w:r>
      <w:r w:rsidRPr="00870D9A">
        <w:t xml:space="preserve"> or other generally available third-party web browsers; </w:t>
      </w:r>
    </w:p>
    <w:p w14:paraId="0000001E" w14:textId="77777777" w:rsidR="00BF204D" w:rsidRPr="00870D9A" w:rsidRDefault="005951A7" w:rsidP="005951A7">
      <w:pPr>
        <w:pStyle w:val="Heading2"/>
        <w:numPr>
          <w:ilvl w:val="1"/>
          <w:numId w:val="1"/>
        </w:numPr>
        <w:tabs>
          <w:tab w:val="clear" w:pos="1440"/>
        </w:tabs>
        <w:ind w:left="90"/>
      </w:pPr>
      <w:r w:rsidRPr="00870D9A">
        <w:t xml:space="preserve">Send any unsolicited or unauthorized advertising, promotional materials, email, junk mail, spam, chain letters or other form of solicitation; </w:t>
      </w:r>
    </w:p>
    <w:p w14:paraId="0000001F" w14:textId="333E45D9" w:rsidR="00BF204D" w:rsidRPr="00870D9A" w:rsidRDefault="005951A7" w:rsidP="005951A7">
      <w:pPr>
        <w:pStyle w:val="Heading2"/>
        <w:numPr>
          <w:ilvl w:val="1"/>
          <w:numId w:val="1"/>
        </w:numPr>
        <w:tabs>
          <w:tab w:val="clear" w:pos="1440"/>
        </w:tabs>
        <w:ind w:left="90"/>
      </w:pPr>
      <w:r w:rsidRPr="00870D9A">
        <w:t xml:space="preserve">Use any meta tags or other hidden text or metadata utilizing </w:t>
      </w:r>
      <w:del w:id="78" w:author="Fenwick &amp; West" w:date="2026-03-30T17:38:00Z" w16du:dateUtc="2026-03-31T00:38:00Z">
        <w:r w:rsidRPr="00870D9A" w:rsidDel="00AE4177">
          <w:delText>a</w:delText>
        </w:r>
      </w:del>
      <w:ins w:id="79" w:author="Fenwick &amp; West" w:date="2026-03-30T17:38:00Z" w16du:dateUtc="2026-03-31T00:38:00Z">
        <w:r w:rsidR="00AE4177">
          <w:t>an</w:t>
        </w:r>
      </w:ins>
      <w:r w:rsidRPr="00870D9A">
        <w:t xml:space="preserve"> </w:t>
      </w:r>
      <w:r w:rsidR="00187A05" w:rsidRPr="00870D9A">
        <w:t>Evryn</w:t>
      </w:r>
      <w:r w:rsidRPr="00870D9A">
        <w:t xml:space="preserve"> trademark, logo URL or product name without </w:t>
      </w:r>
      <w:r w:rsidR="00187A05" w:rsidRPr="00870D9A">
        <w:t>Evryn</w:t>
      </w:r>
      <w:r w:rsidRPr="00870D9A">
        <w:t>’s express written consent;</w:t>
      </w:r>
      <w:del w:id="80" w:author="Fenwick &amp; West" w:date="2026-03-30T17:38:00Z" w16du:dateUtc="2026-03-31T00:38:00Z">
        <w:r w:rsidRPr="00870D9A" w:rsidDel="00AE4177">
          <w:delText xml:space="preserve"> </w:delText>
        </w:r>
      </w:del>
    </w:p>
    <w:p w14:paraId="00000020" w14:textId="20E47594" w:rsidR="00BF204D" w:rsidRPr="00870D9A" w:rsidRDefault="005951A7" w:rsidP="005951A7">
      <w:pPr>
        <w:pStyle w:val="Heading2"/>
        <w:numPr>
          <w:ilvl w:val="1"/>
          <w:numId w:val="1"/>
        </w:numPr>
        <w:tabs>
          <w:tab w:val="clear" w:pos="1440"/>
        </w:tabs>
        <w:ind w:left="90"/>
      </w:pPr>
      <w:r w:rsidRPr="00870D9A">
        <w:lastRenderedPageBreak/>
        <w:t xml:space="preserve">Use the Services, or any portion thereof, to commercially resell, sublicense, or offer the Services as part of a commercial product or service offered to third parties, including on behalf of any unaffiliated third party, without </w:t>
      </w:r>
      <w:r w:rsidR="00187A05" w:rsidRPr="00870D9A">
        <w:t>Evryn</w:t>
      </w:r>
      <w:r w:rsidRPr="00870D9A">
        <w:t xml:space="preserve">’s prior written consent; </w:t>
      </w:r>
    </w:p>
    <w:p w14:paraId="00000021" w14:textId="77777777" w:rsidR="00BF204D" w:rsidRPr="00870D9A" w:rsidRDefault="005951A7" w:rsidP="005951A7">
      <w:pPr>
        <w:pStyle w:val="Heading2"/>
        <w:numPr>
          <w:ilvl w:val="1"/>
          <w:numId w:val="1"/>
        </w:numPr>
        <w:tabs>
          <w:tab w:val="clear" w:pos="1440"/>
        </w:tabs>
        <w:ind w:left="90"/>
      </w:pPr>
      <w:r w:rsidRPr="00870D9A">
        <w:t xml:space="preserve">Forge any TCP/IP packet header or any part of the header information in any email or newsgroup posting, or in any way use the Services to send altered, deceptive or false source-identifying information; </w:t>
      </w:r>
    </w:p>
    <w:p w14:paraId="00000022" w14:textId="77777777" w:rsidR="00BF204D" w:rsidRPr="00870D9A" w:rsidRDefault="005951A7" w:rsidP="005951A7">
      <w:pPr>
        <w:pStyle w:val="Heading2"/>
        <w:numPr>
          <w:ilvl w:val="1"/>
          <w:numId w:val="1"/>
        </w:numPr>
        <w:tabs>
          <w:tab w:val="clear" w:pos="1440"/>
        </w:tabs>
        <w:ind w:left="90"/>
      </w:pPr>
      <w:r w:rsidRPr="00870D9A">
        <w:t xml:space="preserve">Attempt to decipher, decompile, disassemble or reverse engineer any of the software used to provide the Services; </w:t>
      </w:r>
    </w:p>
    <w:p w14:paraId="00000023" w14:textId="5EB39451" w:rsidR="00BF204D" w:rsidRPr="00870D9A" w:rsidRDefault="005951A7" w:rsidP="005951A7">
      <w:pPr>
        <w:pStyle w:val="Heading2"/>
        <w:numPr>
          <w:ilvl w:val="1"/>
          <w:numId w:val="1"/>
        </w:numPr>
        <w:tabs>
          <w:tab w:val="clear" w:pos="1440"/>
        </w:tabs>
        <w:ind w:left="90"/>
      </w:pPr>
      <w:r w:rsidRPr="00870D9A">
        <w:t xml:space="preserve">Interfere with, or attempt to interfere with, the access of any </w:t>
      </w:r>
      <w:del w:id="81" w:author="Fenwick &amp; West" w:date="2026-03-30T16:13:00Z" w16du:dateUtc="2026-03-30T23:13:00Z">
        <w:r w:rsidRPr="00870D9A" w:rsidDel="00A82F00">
          <w:delText>user</w:delText>
        </w:r>
      </w:del>
      <w:ins w:id="82" w:author="Fenwick &amp; West" w:date="2026-03-30T16:13:00Z" w16du:dateUtc="2026-03-30T23:13:00Z">
        <w:r w:rsidR="00A82F00" w:rsidRPr="00870D9A">
          <w:t>User</w:t>
        </w:r>
      </w:ins>
      <w:r w:rsidRPr="00870D9A">
        <w:t xml:space="preserve">, host or network, including, without limitation, sending a virus, overloading, flooding, spamming, or mail-bombing the Services; </w:t>
      </w:r>
    </w:p>
    <w:p w14:paraId="00000024" w14:textId="1CD23646" w:rsidR="00BF204D" w:rsidRPr="00870D9A" w:rsidRDefault="005951A7" w:rsidP="005951A7">
      <w:pPr>
        <w:pStyle w:val="Heading2"/>
        <w:numPr>
          <w:ilvl w:val="1"/>
          <w:numId w:val="1"/>
        </w:numPr>
        <w:tabs>
          <w:tab w:val="clear" w:pos="1440"/>
        </w:tabs>
        <w:ind w:left="90"/>
      </w:pPr>
      <w:r w:rsidRPr="00870D9A">
        <w:t xml:space="preserve">Collect or store any personally identifiable information from the Services from other </w:t>
      </w:r>
      <w:del w:id="83" w:author="Fenwick &amp; West" w:date="2026-03-30T16:13:00Z" w16du:dateUtc="2026-03-30T23:13:00Z">
        <w:r w:rsidRPr="00870D9A" w:rsidDel="00A82F00">
          <w:delText>user</w:delText>
        </w:r>
      </w:del>
      <w:ins w:id="84" w:author="Fenwick &amp; West" w:date="2026-03-30T16:13:00Z" w16du:dateUtc="2026-03-30T23:13:00Z">
        <w:r w:rsidR="00A82F00" w:rsidRPr="00870D9A">
          <w:t>User</w:t>
        </w:r>
      </w:ins>
      <w:r w:rsidRPr="00870D9A">
        <w:t xml:space="preserve">s of the Services without their express permission; </w:t>
      </w:r>
    </w:p>
    <w:p w14:paraId="00000025" w14:textId="77777777" w:rsidR="00BF204D" w:rsidRPr="00870D9A" w:rsidRDefault="005951A7" w:rsidP="005951A7">
      <w:pPr>
        <w:pStyle w:val="Heading2"/>
        <w:numPr>
          <w:ilvl w:val="1"/>
          <w:numId w:val="1"/>
        </w:numPr>
        <w:tabs>
          <w:tab w:val="clear" w:pos="1440"/>
        </w:tabs>
        <w:ind w:left="90"/>
      </w:pPr>
      <w:r w:rsidRPr="00870D9A">
        <w:t xml:space="preserve">Impersonate or misrepresent your affiliation with any person or entity; </w:t>
      </w:r>
    </w:p>
    <w:p w14:paraId="00000026" w14:textId="77777777" w:rsidR="00BF204D" w:rsidRPr="00870D9A" w:rsidRDefault="005951A7" w:rsidP="005951A7">
      <w:pPr>
        <w:pStyle w:val="Heading2"/>
        <w:numPr>
          <w:ilvl w:val="1"/>
          <w:numId w:val="1"/>
        </w:numPr>
        <w:tabs>
          <w:tab w:val="clear" w:pos="1440"/>
        </w:tabs>
        <w:ind w:left="90"/>
      </w:pPr>
      <w:r w:rsidRPr="00870D9A">
        <w:t>Violate any applicable law or regulation; or</w:t>
      </w:r>
    </w:p>
    <w:p w14:paraId="00000027" w14:textId="77777777" w:rsidR="00BF204D" w:rsidRPr="00870D9A" w:rsidRDefault="005951A7" w:rsidP="005951A7">
      <w:pPr>
        <w:pStyle w:val="Heading2"/>
        <w:numPr>
          <w:ilvl w:val="1"/>
          <w:numId w:val="1"/>
        </w:numPr>
        <w:tabs>
          <w:tab w:val="clear" w:pos="1440"/>
        </w:tabs>
        <w:ind w:left="90"/>
      </w:pPr>
      <w:r w:rsidRPr="00870D9A">
        <w:t>Encourage or enable any other individual to do any of the foregoing.</w:t>
      </w:r>
    </w:p>
    <w:p w14:paraId="00000028" w14:textId="23EDE373" w:rsidR="00BF204D" w:rsidRPr="00870D9A" w:rsidRDefault="00187A05">
      <w:pPr>
        <w:pBdr>
          <w:top w:val="nil"/>
          <w:left w:val="nil"/>
          <w:bottom w:val="nil"/>
          <w:right w:val="nil"/>
          <w:between w:val="nil"/>
        </w:pBdr>
        <w:spacing w:after="240"/>
        <w:jc w:val="both"/>
        <w:rPr>
          <w:color w:val="000000"/>
        </w:rPr>
      </w:pPr>
      <w:r w:rsidRPr="00870D9A">
        <w:rPr>
          <w:color w:val="000000"/>
        </w:rPr>
        <w:t>Evryn</w:t>
      </w:r>
      <w:r w:rsidR="005951A7" w:rsidRPr="00870D9A">
        <w:rPr>
          <w:color w:val="000000"/>
        </w:rPr>
        <w:t xml:space="preserve"> is not obligated to monitor access to or use of the Services or to review or edit any content. However, we have the right to access, review, or modify Output</w:t>
      </w:r>
      <w:r w:rsidR="005951A7" w:rsidRPr="00870D9A">
        <w:t xml:space="preserve">, in </w:t>
      </w:r>
      <w:r w:rsidRPr="00870D9A">
        <w:t>Evryn</w:t>
      </w:r>
      <w:r w:rsidR="005951A7" w:rsidRPr="00870D9A">
        <w:t>’s discretion, including</w:t>
      </w:r>
      <w:r w:rsidR="005951A7" w:rsidRPr="00870D9A">
        <w:rPr>
          <w:color w:val="000000"/>
        </w:rPr>
        <w:t xml:space="preserve"> as necessary to operat</w:t>
      </w:r>
      <w:r w:rsidR="005951A7" w:rsidRPr="00870D9A">
        <w:t>e</w:t>
      </w:r>
      <w:r w:rsidR="005951A7" w:rsidRPr="00870D9A">
        <w:rPr>
          <w:color w:val="000000"/>
        </w:rPr>
        <w:t xml:space="preserve"> and improve the Services, maintain accura</w:t>
      </w:r>
      <w:r w:rsidR="005951A7" w:rsidRPr="00870D9A">
        <w:t xml:space="preserve">cy, </w:t>
      </w:r>
      <w:r w:rsidR="005951A7" w:rsidRPr="00870D9A">
        <w:rPr>
          <w:color w:val="000000"/>
        </w:rPr>
        <w:t xml:space="preserve">ensure compliance with these Terms, protect the integrity and functionality of the system, </w:t>
      </w:r>
      <w:r w:rsidR="005951A7" w:rsidRPr="00870D9A">
        <w:t>or</w:t>
      </w:r>
      <w:r w:rsidR="005951A7" w:rsidRPr="00870D9A">
        <w:rPr>
          <w:color w:val="000000"/>
        </w:rPr>
        <w:t xml:space="preserve"> to comply with applicable law or other legal requirements. We reserve the right, but are not obligated, to remove or disable access to any content, including </w:t>
      </w:r>
      <w:r w:rsidR="00F85521" w:rsidRPr="00870D9A">
        <w:rPr>
          <w:color w:val="000000"/>
        </w:rPr>
        <w:t>Customer Email Data</w:t>
      </w:r>
      <w:r w:rsidR="005951A7" w:rsidRPr="00870D9A">
        <w:rPr>
          <w:color w:val="000000"/>
        </w:rPr>
        <w:t>, at any time and without notice, including, but not limited to, if we, at our sole discretion, consider it objectionable or in violation of these Terms. We have the right to investigate violations of these Terms or conduct that affects the Services.</w:t>
      </w:r>
      <w:del w:id="85" w:author="Fenwick &amp; West" w:date="2026-03-30T17:20:00Z" w16du:dateUtc="2026-03-31T00:20:00Z">
        <w:r w:rsidR="005951A7" w:rsidRPr="00870D9A" w:rsidDel="003F0716">
          <w:rPr>
            <w:color w:val="000000"/>
          </w:rPr>
          <w:delText xml:space="preserve"> </w:delText>
        </w:r>
      </w:del>
      <w:ins w:id="86" w:author="Fenwick &amp; West" w:date="2026-03-30T17:08:00Z" w16du:dateUtc="2026-03-31T00:08:00Z">
        <w:r w:rsidR="00870D9A" w:rsidRPr="00870D9A">
          <w:t xml:space="preserve"> Evryn </w:t>
        </w:r>
      </w:ins>
      <w:ins w:id="87" w:author="Fenwick &amp; West" w:date="2026-03-30T17:20:00Z" w16du:dateUtc="2026-03-31T00:20:00Z">
        <w:r w:rsidR="003F0716">
          <w:t>reserves the right to</w:t>
        </w:r>
      </w:ins>
      <w:ins w:id="88" w:author="Fenwick &amp; West" w:date="2026-03-30T17:08:00Z" w16du:dateUtc="2026-03-31T00:08:00Z">
        <w:r w:rsidR="00870D9A" w:rsidRPr="00870D9A">
          <w:t xml:space="preserve"> contact an Initiating User to communicate that a Non-Initiating </w:t>
        </w:r>
      </w:ins>
      <w:ins w:id="89" w:author="Fenwick &amp; West" w:date="2026-03-30T17:38:00Z" w16du:dateUtc="2026-03-31T00:38:00Z">
        <w:r w:rsidR="00AE4177">
          <w:t>User</w:t>
        </w:r>
      </w:ins>
      <w:ins w:id="90" w:author="Fenwick &amp; West" w:date="2026-03-30T17:21:00Z" w16du:dateUtc="2026-03-31T00:21:00Z">
        <w:r w:rsidR="003F0716">
          <w:t xml:space="preserve"> is in distress or in the event of emergency</w:t>
        </w:r>
      </w:ins>
      <w:ins w:id="91" w:author="Fenwick &amp; West" w:date="2026-03-30T17:20:00Z" w16du:dateUtc="2026-03-31T00:20:00Z">
        <w:r w:rsidR="003F0716">
          <w:t xml:space="preserve">. </w:t>
        </w:r>
      </w:ins>
      <w:r w:rsidR="005951A7" w:rsidRPr="00870D9A">
        <w:rPr>
          <w:color w:val="000000"/>
        </w:rPr>
        <w:t xml:space="preserve">We may also consult and cooperate with law enforcement authorities to </w:t>
      </w:r>
      <w:ins w:id="92" w:author="Fenwick &amp; West" w:date="2026-03-30T17:21:00Z" w16du:dateUtc="2026-03-31T00:21:00Z">
        <w:r w:rsidR="003F0716">
          <w:rPr>
            <w:color w:val="000000"/>
          </w:rPr>
          <w:t>in the event Evryn learns that a User i</w:t>
        </w:r>
      </w:ins>
      <w:ins w:id="93" w:author="Fenwick &amp; West" w:date="2026-03-30T17:22:00Z" w16du:dateUtc="2026-03-31T00:22:00Z">
        <w:r w:rsidR="003F0716">
          <w:rPr>
            <w:color w:val="000000"/>
          </w:rPr>
          <w:t xml:space="preserve">s in distress and to </w:t>
        </w:r>
      </w:ins>
      <w:r w:rsidR="005951A7" w:rsidRPr="00870D9A">
        <w:rPr>
          <w:color w:val="000000"/>
        </w:rPr>
        <w:t xml:space="preserve">prosecute </w:t>
      </w:r>
      <w:del w:id="94" w:author="Fenwick &amp; West" w:date="2026-03-30T16:13:00Z" w16du:dateUtc="2026-03-30T23:13:00Z">
        <w:r w:rsidR="005951A7" w:rsidRPr="00870D9A" w:rsidDel="00A82F00">
          <w:rPr>
            <w:color w:val="000000"/>
          </w:rPr>
          <w:delText>user</w:delText>
        </w:r>
      </w:del>
      <w:ins w:id="95" w:author="Fenwick &amp; West" w:date="2026-03-30T16:13:00Z" w16du:dateUtc="2026-03-30T23:13:00Z">
        <w:r w:rsidR="00A82F00" w:rsidRPr="00870D9A">
          <w:rPr>
            <w:color w:val="000000"/>
          </w:rPr>
          <w:t>User</w:t>
        </w:r>
      </w:ins>
      <w:r w:rsidR="005951A7" w:rsidRPr="00870D9A">
        <w:rPr>
          <w:color w:val="000000"/>
        </w:rPr>
        <w:t>s who violate the law.</w:t>
      </w:r>
    </w:p>
    <w:p w14:paraId="00000029" w14:textId="77777777" w:rsidR="00BF204D" w:rsidRPr="00870D9A" w:rsidRDefault="005951A7">
      <w:pPr>
        <w:pStyle w:val="Heading1"/>
        <w:numPr>
          <w:ilvl w:val="0"/>
          <w:numId w:val="1"/>
        </w:numPr>
      </w:pPr>
      <w:bookmarkStart w:id="96" w:name="_25xvc49ay93f" w:colFirst="0" w:colLast="0"/>
      <w:bookmarkEnd w:id="96"/>
      <w:r w:rsidRPr="00870D9A">
        <w:rPr>
          <w:b/>
        </w:rPr>
        <w:t>Links to Third Party Websites or Resources.</w:t>
      </w:r>
      <w:r w:rsidRPr="00870D9A">
        <w:t xml:space="preserve"> The Services may allow you to access third-party websites or other resources. We provide access only as </w:t>
      </w:r>
      <w:proofErr w:type="gramStart"/>
      <w:r w:rsidRPr="00870D9A">
        <w:t>a convenience</w:t>
      </w:r>
      <w:proofErr w:type="gramEnd"/>
      <w:r w:rsidRPr="00870D9A">
        <w:t xml:space="preserve"> and are not responsible for the content, products or services on or available from those resources or links displayed on such websites. You acknowledge sole responsibility for, and assume all risk arising from, your use of any third-party resources.</w:t>
      </w:r>
    </w:p>
    <w:p w14:paraId="0000002A" w14:textId="5E40B0A4" w:rsidR="00BF204D" w:rsidRPr="00870D9A" w:rsidRDefault="005951A7">
      <w:pPr>
        <w:pStyle w:val="Heading1"/>
        <w:numPr>
          <w:ilvl w:val="0"/>
          <w:numId w:val="1"/>
        </w:numPr>
      </w:pPr>
      <w:bookmarkStart w:id="97" w:name="_n50ii29ugdlf" w:colFirst="0" w:colLast="0"/>
      <w:bookmarkEnd w:id="97"/>
      <w:r w:rsidRPr="00870D9A">
        <w:rPr>
          <w:b/>
        </w:rPr>
        <w:t>Termination.</w:t>
      </w:r>
      <w:r w:rsidRPr="00870D9A">
        <w:t xml:space="preserve"> We may suspend or terminate your access to and use of the Services, including suspending access to or terminating your account, at our sole discretion, at any time, with or without notice to you. You may cancel your account at any time by sending us an email at</w:t>
      </w:r>
      <w:r w:rsidR="000F4C64" w:rsidRPr="00870D9A">
        <w:t xml:space="preserve"> </w:t>
      </w:r>
      <w:ins w:id="98" w:author="Fenwick &amp; West" w:date="2026-03-30T17:31:00Z">
        <w:r w:rsidR="00A016FE" w:rsidRPr="00A016FE">
          <w:fldChar w:fldCharType="begin"/>
        </w:r>
        <w:r w:rsidR="00A016FE" w:rsidRPr="00A016FE">
          <w:instrText>HYPERLINK "mailto:support@evryn.ai" \t "_blank"</w:instrText>
        </w:r>
        <w:r w:rsidR="00A016FE" w:rsidRPr="00A016FE">
          <w:fldChar w:fldCharType="separate"/>
        </w:r>
        <w:r w:rsidR="00A016FE" w:rsidRPr="00A016FE">
          <w:rPr>
            <w:rStyle w:val="Hyperlink"/>
          </w:rPr>
          <w:t>support@evryn.ai</w:t>
        </w:r>
      </w:ins>
      <w:ins w:id="99" w:author="Fenwick &amp; West" w:date="2026-03-30T17:31:00Z" w16du:dateUtc="2026-03-31T00:31:00Z">
        <w:r w:rsidR="00A016FE" w:rsidRPr="00A016FE">
          <w:fldChar w:fldCharType="end"/>
        </w:r>
      </w:ins>
      <w:r w:rsidR="000F4C64" w:rsidRPr="00870D9A">
        <w:t xml:space="preserve"> </w:t>
      </w:r>
      <w:r w:rsidRPr="00870D9A">
        <w:t xml:space="preserve">with the subject line ‘Cancel my subscription’. Upon any termination, discontinuation or cancellation of the Services or your account, the following Sections will survive: 6, 7 (only for payments due and owing to </w:t>
      </w:r>
      <w:r w:rsidR="00187A05" w:rsidRPr="00870D9A">
        <w:t>Evryn</w:t>
      </w:r>
      <w:r w:rsidRPr="00870D9A">
        <w:t xml:space="preserve"> prior to the termination), 8, 9(</w:t>
      </w:r>
      <w:proofErr w:type="gramStart"/>
      <w:r w:rsidRPr="00870D9A">
        <w:t>b), 9(d</w:t>
      </w:r>
      <w:proofErr w:type="gramEnd"/>
      <w:r w:rsidRPr="00870D9A">
        <w:t xml:space="preserve">), 10, 12, 13, 14, 15, </w:t>
      </w:r>
      <w:proofErr w:type="gramStart"/>
      <w:r w:rsidRPr="00870D9A">
        <w:t>16, 17</w:t>
      </w:r>
      <w:proofErr w:type="gramEnd"/>
      <w:r w:rsidRPr="00870D9A">
        <w:t xml:space="preserve"> and 18. </w:t>
      </w:r>
    </w:p>
    <w:p w14:paraId="0000002B" w14:textId="77777777" w:rsidR="00BF204D" w:rsidRPr="00870D9A" w:rsidRDefault="005951A7">
      <w:pPr>
        <w:pStyle w:val="Heading1"/>
        <w:numPr>
          <w:ilvl w:val="0"/>
          <w:numId w:val="1"/>
        </w:numPr>
      </w:pPr>
      <w:bookmarkStart w:id="100" w:name="_2ucq4qa0shij" w:colFirst="0" w:colLast="0"/>
      <w:bookmarkEnd w:id="100"/>
      <w:r w:rsidRPr="00870D9A">
        <w:rPr>
          <w:b/>
        </w:rPr>
        <w:t>Warranty Disclaimers.</w:t>
      </w:r>
      <w:r w:rsidRPr="00870D9A">
        <w:t xml:space="preserve"> </w:t>
      </w:r>
    </w:p>
    <w:p w14:paraId="0000002C" w14:textId="30A43DE2" w:rsidR="00BF204D" w:rsidRPr="00870D9A" w:rsidRDefault="005951A7" w:rsidP="005951A7">
      <w:pPr>
        <w:pStyle w:val="Heading2"/>
        <w:numPr>
          <w:ilvl w:val="1"/>
          <w:numId w:val="1"/>
        </w:numPr>
        <w:tabs>
          <w:tab w:val="clear" w:pos="1440"/>
        </w:tabs>
        <w:ind w:left="90"/>
      </w:pPr>
      <w:r w:rsidRPr="00870D9A">
        <w:rPr>
          <w:u w:val="single"/>
        </w:rPr>
        <w:t>General</w:t>
      </w:r>
      <w:r w:rsidRPr="00870D9A">
        <w:t xml:space="preserve">. THE SERVICES ARE PROVIDED “AS IS,” WITHOUT WARRANTY OF ANY KIND. WITHOUT LIMITING THE FOREGOING, WE EXPLICITLY DISCLAIM ANY IMPLIED WARRANTIES OF MERCHANTABILITY, FITNESS FOR A </w:t>
      </w:r>
      <w:r w:rsidRPr="00870D9A">
        <w:lastRenderedPageBreak/>
        <w:t xml:space="preserve">PARTICULAR PURPOSE, QUIET ENJOYMENT AND NON-INFRINGEMENT, AND ANY WARRANTIES ARISING OUT OF COURSE OF DEALING OR USAGE OF TRADE. ADDITIONALLY, </w:t>
      </w:r>
      <w:r w:rsidR="00187A05" w:rsidRPr="00870D9A">
        <w:t>EVRYN</w:t>
      </w:r>
      <w:r w:rsidRPr="00870D9A">
        <w:t xml:space="preserve"> WILL HAVE NO LIABILITY OR RESPONSIBILITY FOR ANY </w:t>
      </w:r>
      <w:r w:rsidR="00F85521" w:rsidRPr="00870D9A">
        <w:t>CUSTOMER EMAIL DATA</w:t>
      </w:r>
      <w:r w:rsidRPr="00870D9A">
        <w:t>,</w:t>
      </w:r>
      <w:r w:rsidR="002952A6" w:rsidRPr="00870D9A">
        <w:t xml:space="preserve"> REDIRECT DECISION,</w:t>
      </w:r>
      <w:r w:rsidRPr="00870D9A">
        <w:t xml:space="preserve"> OR YOUR RIGHTS TO PROVIDE OR MAKE AVAILABLE ANY </w:t>
      </w:r>
      <w:r w:rsidR="00F85521" w:rsidRPr="00870D9A">
        <w:t>CUSTOMER EMAIL DATA</w:t>
      </w:r>
      <w:r w:rsidRPr="00870D9A">
        <w:t xml:space="preserve"> TO THE SERVICES OR </w:t>
      </w:r>
      <w:r w:rsidR="00187A05" w:rsidRPr="00870D9A">
        <w:t>EVRYN</w:t>
      </w:r>
      <w:r w:rsidRPr="00870D9A">
        <w:t>. We make no warranty that the Services will meet your requirements or be available on an uninterrupted, secure, or error-free basis. We make no warranty regarding the quality, accuracy, timeliness, truthfulness, completeness or reliability of any information or content on the Services.</w:t>
      </w:r>
    </w:p>
    <w:p w14:paraId="3B4BF125" w14:textId="428C019A" w:rsidR="00870D9A" w:rsidRPr="00870D9A" w:rsidRDefault="005951A7" w:rsidP="005951A7">
      <w:pPr>
        <w:pStyle w:val="Heading2"/>
        <w:numPr>
          <w:ilvl w:val="1"/>
          <w:numId w:val="1"/>
        </w:numPr>
        <w:tabs>
          <w:tab w:val="clear" w:pos="1440"/>
        </w:tabs>
        <w:ind w:left="90"/>
        <w:rPr>
          <w:ins w:id="101" w:author="Fenwick &amp; West" w:date="2026-03-30T17:06:00Z" w16du:dateUtc="2026-03-31T00:06:00Z"/>
        </w:rPr>
      </w:pPr>
      <w:bookmarkStart w:id="102" w:name="_7gyx51khrxw1" w:colFirst="0" w:colLast="0"/>
      <w:bookmarkEnd w:id="102"/>
      <w:r w:rsidRPr="00870D9A">
        <w:rPr>
          <w:u w:val="single"/>
        </w:rPr>
        <w:t xml:space="preserve">No Reliance </w:t>
      </w:r>
      <w:ins w:id="103" w:author="Fenwick &amp; West" w:date="2026-03-30T17:23:00Z" w16du:dateUtc="2026-03-31T00:23:00Z">
        <w:r w:rsidR="003F0716">
          <w:rPr>
            <w:u w:val="single"/>
          </w:rPr>
          <w:t>o</w:t>
        </w:r>
      </w:ins>
      <w:del w:id="104" w:author="Fenwick &amp; West" w:date="2026-03-30T17:23:00Z" w16du:dateUtc="2026-03-31T00:23:00Z">
        <w:r w:rsidRPr="00870D9A" w:rsidDel="003F0716">
          <w:rPr>
            <w:u w:val="single"/>
          </w:rPr>
          <w:delText>O</w:delText>
        </w:r>
      </w:del>
      <w:proofErr w:type="gramStart"/>
      <w:r w:rsidRPr="00870D9A">
        <w:rPr>
          <w:u w:val="single"/>
        </w:rPr>
        <w:t>n Output</w:t>
      </w:r>
      <w:proofErr w:type="gramEnd"/>
      <w:r w:rsidRPr="00870D9A">
        <w:t>. DUE TO THE PROBABILISTIC NATURE OF MACHINE LEARNING AND ARTIFICIAL INTELLIGENCE, THE SERVICES MAY PRODUCE ANY E-MAILS</w:t>
      </w:r>
      <w:r w:rsidR="00D47882" w:rsidRPr="00870D9A">
        <w:t>, TELECONFERENCE INVITATIONS,</w:t>
      </w:r>
      <w:r w:rsidRPr="00870D9A">
        <w:t xml:space="preserve"> OR OTHER ELECTRONIC INVITATIONS; OR OTHER CONTENT (“</w:t>
      </w:r>
      <w:r w:rsidRPr="00870D9A">
        <w:rPr>
          <w:b/>
        </w:rPr>
        <w:t>OUTPUT</w:t>
      </w:r>
      <w:r w:rsidRPr="00870D9A">
        <w:t>”) THAT IS INACCURATE, INCORRECT, OFFENSIVE, OR OTHERWISE UNDESIRABLE, AND/OR MAY TAKE ACTIONS (E.G., CREATING, SENDING, OR DELETING E-MAILS, TELECONFERENCE OR OTHER ELECTRONIC INVITATIONS, OR OTHER CONTENT) IN AN UNINTENDED, UNDESIRABLE, OR INCORRECT MANNER (“</w:t>
      </w:r>
      <w:r w:rsidRPr="00870D9A">
        <w:rPr>
          <w:b/>
        </w:rPr>
        <w:t>UNINTENDED ACTIONS</w:t>
      </w:r>
      <w:r w:rsidRPr="00870D9A">
        <w:t xml:space="preserve">”). YOU WILL NOT RELY ON THE SERVICES OR ANY OUTPUT AND WILL CONDUCT YOUR OWN DILIGENCE AND EXERCISE YOUR OWN BEST BUSINESS JUDGMENT WITH MEANINGFUL HUMAN INVOLVEMENT IN MAKING ANY DECISIONS OR TAKING ANY ACTIONS REGARDING THE OUTPUT, INCLUDING SENDING ANY E-MAILS OR OTHER COMMUNICATIONS USING ANY OUTPUT. </w:t>
      </w:r>
      <w:r w:rsidR="00187A05" w:rsidRPr="00870D9A">
        <w:t>EVRYN</w:t>
      </w:r>
      <w:r w:rsidRPr="00870D9A">
        <w:t xml:space="preserve"> HEREBY DISCLAIMS ANY AND ALL LIABILITY IN CONNECTION WITH ANY OUTPUT OR YOUR RELIANCE THEREON, OR ANY UNINTENDED ACTIONS, AND YOU ARE SOLELY RESPONSIBLE FOR ANY DECISIONS, ACTIONS, OR OUTCOMES RESULTING FROM THE USE OF, OR IN CONNECTION WITH, ANY OUTPUT OR THE SERVICES</w:t>
      </w:r>
      <w:ins w:id="105" w:author="Fenwick &amp; West" w:date="2026-03-30T17:38:00Z" w16du:dateUtc="2026-03-31T00:38:00Z">
        <w:r w:rsidR="00AE4177">
          <w:t>.</w:t>
        </w:r>
      </w:ins>
    </w:p>
    <w:p w14:paraId="036C3602" w14:textId="77777777" w:rsidR="003F0716" w:rsidRPr="00F364CB" w:rsidRDefault="00870D9A" w:rsidP="005951A7">
      <w:pPr>
        <w:pStyle w:val="Heading2"/>
        <w:numPr>
          <w:ilvl w:val="1"/>
          <w:numId w:val="1"/>
        </w:numPr>
        <w:tabs>
          <w:tab w:val="clear" w:pos="1440"/>
        </w:tabs>
        <w:ind w:left="90"/>
        <w:rPr>
          <w:ins w:id="106" w:author="Fenwick &amp; West" w:date="2026-03-30T17:23:00Z" w16du:dateUtc="2026-03-31T00:23:00Z"/>
        </w:rPr>
      </w:pPr>
      <w:ins w:id="107" w:author="Fenwick &amp; West" w:date="2026-03-30T17:06:00Z" w16du:dateUtc="2026-03-31T00:06:00Z">
        <w:r w:rsidRPr="00870D9A">
          <w:t>No Guarantee of Matching</w:t>
        </w:r>
      </w:ins>
      <w:r w:rsidR="005951A7" w:rsidRPr="00870D9A">
        <w:t>.</w:t>
      </w:r>
      <w:ins w:id="108" w:author="Fenwick &amp; West" w:date="2026-03-30T17:06:00Z" w16du:dateUtc="2026-03-31T00:06:00Z">
        <w:r w:rsidRPr="00870D9A">
          <w:t xml:space="preserve"> </w:t>
        </w:r>
      </w:ins>
      <w:ins w:id="109" w:author="Fenwick &amp; West" w:date="2026-03-30T17:06:00Z">
        <w:r w:rsidRPr="00F364CB">
          <w:rPr>
            <w:caps/>
          </w:rPr>
          <w:t xml:space="preserve">Evryn does not guarantee </w:t>
        </w:r>
      </w:ins>
      <w:ins w:id="110" w:author="Fenwick &amp; West" w:date="2026-03-30T17:07:00Z" w16du:dateUtc="2026-03-31T00:07:00Z">
        <w:r w:rsidRPr="00F364CB">
          <w:rPr>
            <w:caps/>
          </w:rPr>
          <w:t>the matching of any Users or that a</w:t>
        </w:r>
      </w:ins>
      <w:ins w:id="111" w:author="Fenwick &amp; West" w:date="2026-03-30T17:06:00Z">
        <w:r w:rsidRPr="00F364CB">
          <w:rPr>
            <w:caps/>
          </w:rPr>
          <w:t xml:space="preserve"> Match will be made at all</w:t>
        </w:r>
      </w:ins>
    </w:p>
    <w:p w14:paraId="14BC075C" w14:textId="698FF08D" w:rsidR="003F0716" w:rsidRPr="00F364CB" w:rsidRDefault="003F0716" w:rsidP="005951A7">
      <w:pPr>
        <w:pStyle w:val="Heading2"/>
        <w:numPr>
          <w:ilvl w:val="1"/>
          <w:numId w:val="1"/>
        </w:numPr>
        <w:tabs>
          <w:tab w:val="clear" w:pos="1440"/>
        </w:tabs>
        <w:ind w:left="90"/>
        <w:rPr>
          <w:ins w:id="112" w:author="Fenwick &amp; West" w:date="2026-03-30T17:24:00Z" w16du:dateUtc="2026-03-31T00:24:00Z"/>
        </w:rPr>
      </w:pPr>
      <w:ins w:id="113" w:author="Fenwick &amp; West" w:date="2026-03-30T17:23:00Z" w16du:dateUtc="2026-03-31T00:23:00Z">
        <w:r w:rsidRPr="00F364CB">
          <w:rPr>
            <w:u w:val="single"/>
          </w:rPr>
          <w:t>No Professional Advice</w:t>
        </w:r>
      </w:ins>
      <w:ins w:id="114" w:author="Fenwick &amp; West" w:date="2026-03-30T17:07:00Z" w16du:dateUtc="2026-03-31T00:07:00Z">
        <w:r w:rsidR="00870D9A" w:rsidRPr="00870D9A">
          <w:t>.</w:t>
        </w:r>
      </w:ins>
      <w:ins w:id="115" w:author="Fenwick &amp; West" w:date="2026-03-30T17:23:00Z" w16du:dateUtc="2026-03-31T00:23:00Z">
        <w:r>
          <w:t xml:space="preserve"> </w:t>
        </w:r>
      </w:ins>
      <w:ins w:id="116" w:author="Fenwick &amp; West" w:date="2026-03-30T17:23:00Z">
        <w:r w:rsidRPr="00F364CB">
          <w:rPr>
            <w:caps/>
          </w:rPr>
          <w:t xml:space="preserve">Evryn facilitates introductions between Users, but is not a party to any subsequent agreement, arrangement, transaction, or engagement between Users, and has no responsibility or liability for the quality, delivery, performance, or outcomes of any work, services, or transactions between Users who are </w:t>
        </w:r>
      </w:ins>
      <w:ins w:id="117" w:author="Fenwick &amp; West" w:date="2026-03-30T17:24:00Z" w16du:dateUtc="2026-03-31T00:24:00Z">
        <w:r w:rsidRPr="00F364CB">
          <w:rPr>
            <w:caps/>
          </w:rPr>
          <w:t>Matched</w:t>
        </w:r>
      </w:ins>
      <w:ins w:id="118" w:author="Fenwick &amp; West" w:date="2026-03-30T17:23:00Z">
        <w:r w:rsidRPr="00F364CB">
          <w:rPr>
            <w:caps/>
          </w:rPr>
          <w:t xml:space="preserve"> through the Services</w:t>
        </w:r>
      </w:ins>
      <w:ins w:id="119" w:author="Fenwick &amp; West" w:date="2026-03-30T17:24:00Z" w16du:dateUtc="2026-03-31T00:24:00Z">
        <w:r>
          <w:rPr>
            <w:caps/>
          </w:rPr>
          <w:t>.</w:t>
        </w:r>
      </w:ins>
    </w:p>
    <w:p w14:paraId="06FC8F2A" w14:textId="6A508AFB" w:rsidR="00870D9A" w:rsidRPr="00870D9A" w:rsidRDefault="003F0716" w:rsidP="00F364CB">
      <w:pPr>
        <w:pStyle w:val="Heading2"/>
        <w:numPr>
          <w:ilvl w:val="1"/>
          <w:numId w:val="1"/>
        </w:numPr>
        <w:tabs>
          <w:tab w:val="clear" w:pos="1440"/>
        </w:tabs>
        <w:ind w:left="90"/>
      </w:pPr>
      <w:commentRangeStart w:id="120"/>
      <w:ins w:id="121" w:author="Fenwick &amp; West" w:date="2026-03-30T17:24:00Z" w16du:dateUtc="2026-03-31T00:24:00Z">
        <w:r>
          <w:t>No Referral Relationship</w:t>
        </w:r>
      </w:ins>
      <w:commentRangeEnd w:id="120"/>
      <w:r>
        <w:rPr>
          <w:rStyle w:val="CommentReference"/>
          <w:sz w:val="22"/>
          <w:szCs w:val="22"/>
        </w:rPr>
        <w:commentReference w:id="120"/>
      </w:r>
      <w:ins w:id="122" w:author="Fenwick &amp; West" w:date="2026-03-30T17:24:00Z" w16du:dateUtc="2026-03-31T00:24:00Z">
        <w:r>
          <w:t>.</w:t>
        </w:r>
      </w:ins>
      <w:ins w:id="123" w:author="Fenwick &amp; West" w:date="2026-03-30T17:07:00Z" w16du:dateUtc="2026-03-31T00:07:00Z">
        <w:r w:rsidR="00870D9A" w:rsidRPr="00870D9A">
          <w:t xml:space="preserve"> </w:t>
        </w:r>
      </w:ins>
      <w:ins w:id="124" w:author="Fenwick &amp; West" w:date="2026-03-30T17:24:00Z">
        <w:r w:rsidRPr="00F364CB">
          <w:rPr>
            <w:caps/>
          </w:rPr>
          <w:t>No referral relationship exists between Initiating Users and Evryn</w:t>
        </w:r>
      </w:ins>
      <w:ins w:id="125" w:author="Fenwick &amp; West" w:date="2026-03-30T17:28:00Z" w16du:dateUtc="2026-03-31T00:28:00Z">
        <w:r w:rsidR="00A016FE" w:rsidRPr="00F364CB">
          <w:rPr>
            <w:caps/>
          </w:rPr>
          <w:t xml:space="preserve">. NOTHING IN THESE TERMS WILL RESTRICT </w:t>
        </w:r>
      </w:ins>
      <w:ins w:id="126" w:author="Fenwick &amp; West" w:date="2026-03-30T17:24:00Z">
        <w:r w:rsidRPr="00F364CB">
          <w:rPr>
            <w:caps/>
          </w:rPr>
          <w:t xml:space="preserve">Evryn </w:t>
        </w:r>
      </w:ins>
      <w:ins w:id="127" w:author="Fenwick &amp; West" w:date="2026-03-30T17:28:00Z" w16du:dateUtc="2026-03-31T00:28:00Z">
        <w:r w:rsidR="00A016FE" w:rsidRPr="00F364CB">
          <w:rPr>
            <w:caps/>
          </w:rPr>
          <w:t>FROM</w:t>
        </w:r>
      </w:ins>
      <w:ins w:id="128" w:author="Fenwick &amp; West" w:date="2026-03-30T17:24:00Z">
        <w:r w:rsidRPr="00F364CB">
          <w:rPr>
            <w:caps/>
          </w:rPr>
          <w:t xml:space="preserve"> </w:t>
        </w:r>
      </w:ins>
      <w:ins w:id="129" w:author="Fenwick &amp; West" w:date="2026-03-30T17:29:00Z" w16du:dateUtc="2026-03-31T00:29:00Z">
        <w:r w:rsidR="00A016FE" w:rsidRPr="00F364CB">
          <w:rPr>
            <w:caps/>
          </w:rPr>
          <w:t>MATCHING</w:t>
        </w:r>
      </w:ins>
      <w:ins w:id="130" w:author="Fenwick &amp; West" w:date="2026-03-30T17:24:00Z">
        <w:r w:rsidRPr="00F364CB">
          <w:rPr>
            <w:caps/>
          </w:rPr>
          <w:t xml:space="preserve"> Non-Initiating Users originally derived from an Initiating User with other Users</w:t>
        </w:r>
      </w:ins>
      <w:ins w:id="131" w:author="Fenwick &amp; West" w:date="2026-03-30T17:29:00Z" w16du:dateUtc="2026-03-31T00:29:00Z">
        <w:r w:rsidR="00A016FE" w:rsidRPr="00F364CB">
          <w:rPr>
            <w:caps/>
          </w:rPr>
          <w:t xml:space="preserve">. </w:t>
        </w:r>
      </w:ins>
      <w:ins w:id="132" w:author="Fenwick &amp; West" w:date="2026-03-30T17:24:00Z">
        <w:r w:rsidRPr="00F364CB">
          <w:rPr>
            <w:caps/>
          </w:rPr>
          <w:t>Initiating Users</w:t>
        </w:r>
      </w:ins>
      <w:ins w:id="133" w:author="Fenwick &amp; West" w:date="2026-03-30T17:29:00Z" w16du:dateUtc="2026-03-31T00:29:00Z">
        <w:r w:rsidR="00A016FE" w:rsidRPr="00F364CB">
          <w:rPr>
            <w:caps/>
          </w:rPr>
          <w:t xml:space="preserve"> ARE</w:t>
        </w:r>
      </w:ins>
      <w:ins w:id="134" w:author="Fenwick &amp; West" w:date="2026-03-30T17:24:00Z">
        <w:r w:rsidRPr="00F364CB">
          <w:rPr>
            <w:caps/>
          </w:rPr>
          <w:t xml:space="preserve"> not entitled to any fee, commission, or other compensation in connection with such </w:t>
        </w:r>
      </w:ins>
      <w:ins w:id="135" w:author="Fenwick &amp; West" w:date="2026-03-30T17:29:00Z" w16du:dateUtc="2026-03-31T00:29:00Z">
        <w:r w:rsidR="00A016FE" w:rsidRPr="00F364CB">
          <w:rPr>
            <w:caps/>
          </w:rPr>
          <w:t>MATCHES.</w:t>
        </w:r>
      </w:ins>
    </w:p>
    <w:p w14:paraId="0000002E" w14:textId="5D1728D4" w:rsidR="00BF204D" w:rsidRPr="00870D9A" w:rsidRDefault="005951A7">
      <w:pPr>
        <w:pStyle w:val="Heading1"/>
        <w:numPr>
          <w:ilvl w:val="0"/>
          <w:numId w:val="1"/>
        </w:numPr>
      </w:pPr>
      <w:bookmarkStart w:id="136" w:name="_loyo6wug6qou" w:colFirst="0" w:colLast="0"/>
      <w:bookmarkEnd w:id="136"/>
      <w:r w:rsidRPr="00870D9A">
        <w:rPr>
          <w:b/>
        </w:rPr>
        <w:t>Indemnity.</w:t>
      </w:r>
      <w:r w:rsidRPr="00870D9A">
        <w:t xml:space="preserve"> You will indemnify and hold </w:t>
      </w:r>
      <w:r w:rsidR="00187A05" w:rsidRPr="00870D9A">
        <w:t>Evryn</w:t>
      </w:r>
      <w:r w:rsidRPr="00870D9A">
        <w:t xml:space="preserve"> and its officers, directors, employees and agents, harmless from and against any claims, disputes, demands, liabilities, damages, losses, and costs and expenses, including, without limitation, reasonable legal and accounting fees arising out of or in any way connected with (a) your access to or use of the Services, (b) any </w:t>
      </w:r>
      <w:r w:rsidR="00F85521" w:rsidRPr="00870D9A">
        <w:t>Customer Email Data</w:t>
      </w:r>
      <w:r w:rsidRPr="00870D9A">
        <w:t>, or (c) your violation of these Terms.</w:t>
      </w:r>
    </w:p>
    <w:p w14:paraId="0000002F" w14:textId="77777777" w:rsidR="00BF204D" w:rsidRPr="00870D9A" w:rsidRDefault="005951A7">
      <w:pPr>
        <w:pStyle w:val="Heading1"/>
        <w:numPr>
          <w:ilvl w:val="0"/>
          <w:numId w:val="1"/>
        </w:numPr>
      </w:pPr>
      <w:bookmarkStart w:id="137" w:name="_cmtl1ucd3xa0" w:colFirst="0" w:colLast="0"/>
      <w:bookmarkEnd w:id="137"/>
      <w:r w:rsidRPr="00870D9A">
        <w:rPr>
          <w:b/>
        </w:rPr>
        <w:t>Limitation of Liability.</w:t>
      </w:r>
    </w:p>
    <w:p w14:paraId="00000030" w14:textId="0FC27820" w:rsidR="00BF204D" w:rsidRPr="00870D9A" w:rsidRDefault="005951A7" w:rsidP="005951A7">
      <w:pPr>
        <w:pStyle w:val="Heading2"/>
        <w:numPr>
          <w:ilvl w:val="1"/>
          <w:numId w:val="1"/>
        </w:numPr>
        <w:tabs>
          <w:tab w:val="clear" w:pos="1440"/>
        </w:tabs>
        <w:ind w:left="90"/>
      </w:pPr>
      <w:r w:rsidRPr="00870D9A">
        <w:t xml:space="preserve">TO THE MAXIMUM EXTENT PERMITTED BY LAW, NEITHER </w:t>
      </w:r>
      <w:r w:rsidR="00187A05" w:rsidRPr="00870D9A">
        <w:t>EVRYN</w:t>
      </w:r>
      <w:r w:rsidRPr="00870D9A">
        <w:t xml:space="preserve"> NOR ITS SERVICE PROVIDERS INVOLVED IN CREATING, PRODUCING, OR DELIVERING THE SERVICES WILL BE LIABLE FOR ANY INCIDENTAL, SPECIAL, EXEMPLARY OR CONSEQUENTIAL DAMAGES, OR DAMAGES FOR LOST PROFITS, LOST REVENUES, LOST SAVINGS, LOST BUSINESS OPPORTUNITY, LOSS OF DATA OR GOODWILL, SERVICE INTERRUPTION, COMPUTER DAMAGE OR SYSTEM FAILURE OR THE COST OF SUBSTITUTE SERVICES OF ANY KIND ARISING OUT OF OR IN CONNECTION WITH THESE TERMS OR FROM THE USE OF OR INABILITY TO USE THE SERVICES, WHETHER BASED ON WARRANTY, CONTRACT, TORT (INCLUDING NEGLIGENCE), PRODUCT LIABILITY OR ANY OTHER LEGAL THEORY, AND WHETHER </w:t>
      </w:r>
      <w:r w:rsidRPr="00870D9A">
        <w:lastRenderedPageBreak/>
        <w:t xml:space="preserve">OR NOT </w:t>
      </w:r>
      <w:r w:rsidR="00187A05" w:rsidRPr="00870D9A">
        <w:t>EVRYN</w:t>
      </w:r>
      <w:r w:rsidRPr="00870D9A">
        <w:t xml:space="preserve"> OR ITS SERVICE PROVIDERS HAVE BEEN INFORMED OF THE POSSIBILITY OF SUCH DAMAGE, EVEN IF A LIMITED REMEDY SET FORTH HEREIN IS FOUND TO HAVE FAILED OF ITS ESSENTIAL PURPOSE. </w:t>
      </w:r>
    </w:p>
    <w:p w14:paraId="00000031" w14:textId="0CE44A66" w:rsidR="00BF204D" w:rsidRPr="00870D9A" w:rsidRDefault="005951A7" w:rsidP="005951A7">
      <w:pPr>
        <w:pStyle w:val="Heading2"/>
        <w:numPr>
          <w:ilvl w:val="1"/>
          <w:numId w:val="1"/>
        </w:numPr>
        <w:tabs>
          <w:tab w:val="clear" w:pos="1440"/>
        </w:tabs>
        <w:ind w:left="90"/>
      </w:pPr>
      <w:r w:rsidRPr="00870D9A">
        <w:t xml:space="preserve">TO THE MAXIMUM EXTENT PERMITTED BY LAW, IN NO EVENT WILL </w:t>
      </w:r>
      <w:r w:rsidR="00187A05" w:rsidRPr="00870D9A">
        <w:t>EVRYN</w:t>
      </w:r>
      <w:r w:rsidRPr="00870D9A">
        <w:t xml:space="preserve">’S TOTAL CUMULATIVE LIABILITY TO YOU ARISING FROM ALL CLAIMS UNDER OR RELATED TO THESE TERMS OR FROM THE USE OF OR INABILITY TO USE THE SERVICES EXCEED THE AMOUNTS </w:t>
      </w:r>
      <w:del w:id="138" w:author="Fenwick &amp; West" w:date="2026-03-30T17:38:00Z" w16du:dateUtc="2026-03-31T00:38:00Z">
        <w:r w:rsidRPr="00870D9A" w:rsidDel="00AE4177">
          <w:delText>ACTUAL</w:delText>
        </w:r>
      </w:del>
      <w:ins w:id="139" w:author="Fenwick &amp; West" w:date="2026-03-30T17:38:00Z" w16du:dateUtc="2026-03-31T00:38:00Z">
        <w:r w:rsidR="00AE4177">
          <w:t>ACTUALLY</w:t>
        </w:r>
      </w:ins>
      <w:r w:rsidRPr="00870D9A">
        <w:t xml:space="preserve"> PAID BY YOU OR </w:t>
      </w:r>
      <w:del w:id="140" w:author="Fenwick &amp; West" w:date="2026-03-30T17:38:00Z" w16du:dateUtc="2026-03-31T00:38:00Z">
        <w:r w:rsidRPr="00870D9A" w:rsidDel="00AE4177">
          <w:delText xml:space="preserve">ARE </w:delText>
        </w:r>
      </w:del>
      <w:r w:rsidRPr="00870D9A">
        <w:t xml:space="preserve">PAYABLE BY YOU TO </w:t>
      </w:r>
      <w:r w:rsidR="00187A05" w:rsidRPr="00870D9A">
        <w:t>EVRYN</w:t>
      </w:r>
      <w:r w:rsidRPr="00870D9A">
        <w:t xml:space="preserve"> FOR USE OF THE SERVICES, PROVIDED THAT IN NO EVENT WILL </w:t>
      </w:r>
      <w:r w:rsidR="00187A05" w:rsidRPr="00870D9A">
        <w:t>EVRYN</w:t>
      </w:r>
      <w:r w:rsidRPr="00870D9A">
        <w:t xml:space="preserve">’S TOTAL CUMULATIVE LIABILITY FOR ALL CLAIMS MADE UNDER OR RELATED TO THESE TERMS EXCEED THE FEES ACTUALLY PAID BY YOU TO </w:t>
      </w:r>
      <w:r w:rsidR="00187A05" w:rsidRPr="00870D9A">
        <w:t>EVRYN</w:t>
      </w:r>
      <w:r w:rsidRPr="00870D9A">
        <w:t xml:space="preserve"> IN THE SIX (6) MONTH PERIOD IMMEDIATELY PRECEDING THE FIRST EVENT GIVING RISE TO THE APPLICABLE CLAIM MADE UNDER OR RELATED TO THESE TERMS, LESS ALL AMOUNTS PAID BY YOU TO </w:t>
      </w:r>
      <w:r w:rsidR="00187A05" w:rsidRPr="00870D9A">
        <w:t>EVRYN</w:t>
      </w:r>
      <w:r w:rsidRPr="00870D9A">
        <w:t xml:space="preserve"> FOR ALL PAST CLAIMS OF ANY KIND MADE UNDER OR RELATED TO THESE TERMS, REGARDLESS OF THE LEGAL OR EQUITABLE THEORY ON WHICH THE CLAIM OR LIABILITY IS BASED, AND WHETHER OR NOT </w:t>
      </w:r>
      <w:r w:rsidR="00187A05" w:rsidRPr="00870D9A">
        <w:t>EVRYN</w:t>
      </w:r>
      <w:r w:rsidRPr="00870D9A">
        <w:t xml:space="preserve"> WAS ADVISED OF THE POSSIBILITY OF SUCH LOSS OR DAMAGE.</w:t>
      </w:r>
    </w:p>
    <w:p w14:paraId="00000032" w14:textId="58694EBE" w:rsidR="00BF204D" w:rsidRPr="00870D9A" w:rsidRDefault="005951A7" w:rsidP="005951A7">
      <w:pPr>
        <w:pStyle w:val="Heading2"/>
        <w:numPr>
          <w:ilvl w:val="1"/>
          <w:numId w:val="1"/>
        </w:numPr>
        <w:tabs>
          <w:tab w:val="clear" w:pos="1440"/>
        </w:tabs>
        <w:ind w:left="90"/>
      </w:pPr>
      <w:r w:rsidRPr="00870D9A">
        <w:t xml:space="preserve">THE EXCLUSIONS AND LIMITATIONS OF DAMAGES SET FORTH ABOVE ARE FUNDAMENTAL ELEMENTS OF THE BASIS OF THE BARGAIN BETWEEN </w:t>
      </w:r>
      <w:r w:rsidR="00187A05" w:rsidRPr="00870D9A">
        <w:t>EVRYN</w:t>
      </w:r>
      <w:r w:rsidRPr="00870D9A">
        <w:t xml:space="preserve"> AND YOU.</w:t>
      </w:r>
    </w:p>
    <w:p w14:paraId="00000033" w14:textId="11E1F696" w:rsidR="00BF204D" w:rsidRPr="00870D9A" w:rsidRDefault="005951A7">
      <w:pPr>
        <w:pStyle w:val="Heading1"/>
        <w:numPr>
          <w:ilvl w:val="0"/>
          <w:numId w:val="1"/>
        </w:numPr>
      </w:pPr>
      <w:bookmarkStart w:id="141" w:name="_t2l9lur6jnrn" w:colFirst="0" w:colLast="0"/>
      <w:bookmarkEnd w:id="141"/>
      <w:r w:rsidRPr="00870D9A">
        <w:rPr>
          <w:b/>
        </w:rPr>
        <w:t>Governing Law and Forum Choice.</w:t>
      </w:r>
      <w:r w:rsidRPr="00870D9A">
        <w:t xml:space="preserve"> For </w:t>
      </w:r>
      <w:del w:id="142" w:author="Fenwick &amp; West" w:date="2026-03-30T16:13:00Z" w16du:dateUtc="2026-03-30T23:13:00Z">
        <w:r w:rsidRPr="00870D9A" w:rsidDel="00A82F00">
          <w:delText>user</w:delText>
        </w:r>
      </w:del>
      <w:ins w:id="143" w:author="Fenwick &amp; West" w:date="2026-03-30T16:13:00Z" w16du:dateUtc="2026-03-30T23:13:00Z">
        <w:r w:rsidR="00A82F00" w:rsidRPr="00870D9A">
          <w:t>User</w:t>
        </w:r>
      </w:ins>
      <w:r w:rsidRPr="00870D9A">
        <w:t xml:space="preserve">s of the Service within the United States, these Terms and any action related thereto will be governed by the </w:t>
      </w:r>
      <w:r w:rsidRPr="00870D9A">
        <w:rPr>
          <w:highlight w:val="white"/>
        </w:rPr>
        <w:t xml:space="preserve">Federal Arbitration Act, federal arbitration law, and the </w:t>
      </w:r>
      <w:r w:rsidRPr="00870D9A">
        <w:t xml:space="preserve">laws of the State of California, without regard to its conflict of </w:t>
      </w:r>
      <w:proofErr w:type="spellStart"/>
      <w:r w:rsidRPr="00870D9A">
        <w:t>laws</w:t>
      </w:r>
      <w:proofErr w:type="spellEnd"/>
      <w:r w:rsidRPr="00870D9A">
        <w:t xml:space="preserve"> provisions. For all other </w:t>
      </w:r>
      <w:del w:id="144" w:author="Fenwick &amp; West" w:date="2026-03-30T16:13:00Z" w16du:dateUtc="2026-03-30T23:13:00Z">
        <w:r w:rsidRPr="00870D9A" w:rsidDel="00A82F00">
          <w:delText>user</w:delText>
        </w:r>
      </w:del>
      <w:ins w:id="145" w:author="Fenwick &amp; West" w:date="2026-03-30T16:13:00Z" w16du:dateUtc="2026-03-30T23:13:00Z">
        <w:r w:rsidR="00A82F00" w:rsidRPr="00870D9A">
          <w:t>User</w:t>
        </w:r>
      </w:ins>
      <w:r w:rsidRPr="00870D9A">
        <w:t xml:space="preserve">s of the Service, these Terms and any action related thereto will be governed by the laws of the State of California, without regard to its conflict of </w:t>
      </w:r>
      <w:proofErr w:type="spellStart"/>
      <w:r w:rsidRPr="00870D9A">
        <w:t>laws</w:t>
      </w:r>
      <w:proofErr w:type="spellEnd"/>
      <w:r w:rsidRPr="00870D9A">
        <w:t xml:space="preserve"> provisions, and Section 17 (Dispute Resolution) will not apply. Except as otherwise expressly set forth in Section 17 (Dispute Resolution), the exclusive jurisdiction for all Disputes (defined below) that you and </w:t>
      </w:r>
      <w:r w:rsidR="00187A05" w:rsidRPr="00870D9A">
        <w:t>Evryn</w:t>
      </w:r>
      <w:r w:rsidRPr="00870D9A">
        <w:t xml:space="preserve"> are not required to arbitrate (e.g., pursuant to Section 17(b) and for </w:t>
      </w:r>
      <w:del w:id="146" w:author="Fenwick &amp; West" w:date="2026-03-30T16:13:00Z" w16du:dateUtc="2026-03-30T23:13:00Z">
        <w:r w:rsidRPr="00870D9A" w:rsidDel="00A82F00">
          <w:delText>user</w:delText>
        </w:r>
      </w:del>
      <w:ins w:id="147" w:author="Fenwick &amp; West" w:date="2026-03-30T16:13:00Z" w16du:dateUtc="2026-03-30T23:13:00Z">
        <w:r w:rsidR="00A82F00" w:rsidRPr="00870D9A">
          <w:t>User</w:t>
        </w:r>
      </w:ins>
      <w:r w:rsidRPr="00870D9A">
        <w:t xml:space="preserve">s of the Service outside of the United States) will be the state and federal courts located in the Northern District of California, and you and </w:t>
      </w:r>
      <w:r w:rsidR="00187A05" w:rsidRPr="00870D9A">
        <w:t>Evryn</w:t>
      </w:r>
      <w:r w:rsidRPr="00870D9A">
        <w:t xml:space="preserve"> each waive any objection to jurisdiction and venue in such courts.</w:t>
      </w:r>
    </w:p>
    <w:p w14:paraId="00000034" w14:textId="5450F593" w:rsidR="00BF204D" w:rsidRPr="00870D9A" w:rsidRDefault="005951A7">
      <w:pPr>
        <w:pStyle w:val="Heading1"/>
        <w:numPr>
          <w:ilvl w:val="0"/>
          <w:numId w:val="1"/>
        </w:numPr>
      </w:pPr>
      <w:bookmarkStart w:id="148" w:name="_cfwao94v5zwe" w:colFirst="0" w:colLast="0"/>
      <w:bookmarkEnd w:id="148"/>
      <w:r w:rsidRPr="00870D9A">
        <w:rPr>
          <w:b/>
        </w:rPr>
        <w:t>Dispute Resolution for United States Users.</w:t>
      </w:r>
      <w:r w:rsidRPr="00870D9A">
        <w:t xml:space="preserve"> This Section 17 applies to </w:t>
      </w:r>
      <w:del w:id="149" w:author="Fenwick &amp; West" w:date="2026-03-30T16:13:00Z" w16du:dateUtc="2026-03-30T23:13:00Z">
        <w:r w:rsidRPr="00870D9A" w:rsidDel="00A82F00">
          <w:delText>user</w:delText>
        </w:r>
      </w:del>
      <w:ins w:id="150" w:author="Fenwick &amp; West" w:date="2026-03-30T16:13:00Z" w16du:dateUtc="2026-03-30T23:13:00Z">
        <w:r w:rsidR="00A82F00" w:rsidRPr="00870D9A">
          <w:t>User</w:t>
        </w:r>
      </w:ins>
      <w:r w:rsidRPr="00870D9A">
        <w:t xml:space="preserve">s of the Service within the United States. </w:t>
      </w:r>
    </w:p>
    <w:p w14:paraId="00000035" w14:textId="62ECC2F2" w:rsidR="00BF204D" w:rsidRPr="00870D9A" w:rsidRDefault="005951A7" w:rsidP="005951A7">
      <w:pPr>
        <w:pStyle w:val="Heading2"/>
        <w:numPr>
          <w:ilvl w:val="1"/>
          <w:numId w:val="1"/>
        </w:numPr>
        <w:tabs>
          <w:tab w:val="clear" w:pos="1440"/>
        </w:tabs>
        <w:ind w:left="90"/>
      </w:pPr>
      <w:bookmarkStart w:id="151" w:name="_hgxyeb3ili5n" w:colFirst="0" w:colLast="0"/>
      <w:bookmarkEnd w:id="151"/>
      <w:r w:rsidRPr="00870D9A">
        <w:rPr>
          <w:u w:val="single"/>
        </w:rPr>
        <w:t>Mandatory Arbitration of Disputes</w:t>
      </w:r>
      <w:r w:rsidRPr="00870D9A">
        <w:t>. We each agree that any dispute, claim or controversy arising out of or relating to these Terms or the breach, termination, enforcement, interpretation or validity thereof or the use of the Services (collectively, “</w:t>
      </w:r>
      <w:r w:rsidRPr="00870D9A">
        <w:rPr>
          <w:b/>
        </w:rPr>
        <w:t>Disputes</w:t>
      </w:r>
      <w:r w:rsidRPr="00870D9A">
        <w:t xml:space="preserve">”) will be resolved </w:t>
      </w:r>
      <w:r w:rsidRPr="00870D9A">
        <w:rPr>
          <w:b/>
        </w:rPr>
        <w:t>solely by binding, individual arbitration and not in a class, representative or consolidated action or proceeding</w:t>
      </w:r>
      <w:r w:rsidRPr="00870D9A">
        <w:t xml:space="preserve">. You and </w:t>
      </w:r>
      <w:r w:rsidR="00187A05" w:rsidRPr="00870D9A">
        <w:t>Evryn</w:t>
      </w:r>
      <w:r w:rsidRPr="00870D9A">
        <w:t xml:space="preserve"> agree that the U.S. Federal Arbitration Act governs the interpretation and enforcement of these Terms, and that you and </w:t>
      </w:r>
      <w:r w:rsidR="00187A05" w:rsidRPr="00870D9A">
        <w:t>Evryn</w:t>
      </w:r>
      <w:r w:rsidRPr="00870D9A">
        <w:t xml:space="preserve"> are each waiving the right to a trial by jury or to participate in a class action. This arbitration provision shall survive termination of these Terms.</w:t>
      </w:r>
      <w:r w:rsidRPr="00870D9A">
        <w:rPr>
          <w:highlight w:val="white"/>
        </w:rPr>
        <w:t xml:space="preserve"> </w:t>
      </w:r>
    </w:p>
    <w:p w14:paraId="00000036" w14:textId="77777777" w:rsidR="00BF204D" w:rsidRPr="00870D9A" w:rsidRDefault="005951A7" w:rsidP="005951A7">
      <w:pPr>
        <w:pStyle w:val="Heading2"/>
        <w:numPr>
          <w:ilvl w:val="1"/>
          <w:numId w:val="1"/>
        </w:numPr>
        <w:tabs>
          <w:tab w:val="clear" w:pos="1440"/>
        </w:tabs>
        <w:ind w:left="90"/>
      </w:pPr>
      <w:bookmarkStart w:id="152" w:name="_ygi13fe3pxvj" w:colFirst="0" w:colLast="0"/>
      <w:bookmarkEnd w:id="152"/>
      <w:r w:rsidRPr="00870D9A">
        <w:rPr>
          <w:u w:val="single"/>
        </w:rPr>
        <w:t>Exceptions</w:t>
      </w:r>
      <w:r w:rsidRPr="00870D9A">
        <w:t>. As limited exceptions to Section 17(a) above: (</w:t>
      </w:r>
      <w:proofErr w:type="spellStart"/>
      <w:r w:rsidRPr="00870D9A">
        <w:t>i</w:t>
      </w:r>
      <w:proofErr w:type="spellEnd"/>
      <w:r w:rsidRPr="00870D9A">
        <w:t xml:space="preserve">) we both may seek to resolve a Dispute in small claims court if it qualifies; and (ii) we each retain the right to seek injunctive or other equitable relief from a court to prevent (or enjoin) the infringement or misappropriation of our intellectual property rights. </w:t>
      </w:r>
    </w:p>
    <w:p w14:paraId="00000037" w14:textId="77777777" w:rsidR="00BF204D" w:rsidRPr="00870D9A" w:rsidRDefault="005951A7" w:rsidP="005951A7">
      <w:pPr>
        <w:pStyle w:val="Heading2"/>
        <w:numPr>
          <w:ilvl w:val="1"/>
          <w:numId w:val="1"/>
        </w:numPr>
        <w:tabs>
          <w:tab w:val="clear" w:pos="1440"/>
        </w:tabs>
        <w:ind w:left="90"/>
      </w:pPr>
      <w:bookmarkStart w:id="153" w:name="_nzhka0pia8oy" w:colFirst="0" w:colLast="0"/>
      <w:bookmarkEnd w:id="153"/>
      <w:r w:rsidRPr="00870D9A">
        <w:rPr>
          <w:u w:val="single"/>
        </w:rPr>
        <w:t>Conducting Arbitration and Arbitration Rules</w:t>
      </w:r>
      <w:r w:rsidRPr="00870D9A">
        <w:t>. The arbitration will be conducted by the American Arbitration Association (“</w:t>
      </w:r>
      <w:r w:rsidRPr="00870D9A">
        <w:rPr>
          <w:b/>
        </w:rPr>
        <w:t>AAA</w:t>
      </w:r>
      <w:r w:rsidRPr="00870D9A">
        <w:t>”) under its Consumer Arbitration Rules (the “</w:t>
      </w:r>
      <w:r w:rsidRPr="00870D9A">
        <w:rPr>
          <w:b/>
        </w:rPr>
        <w:t>AAA Rules</w:t>
      </w:r>
      <w:r w:rsidRPr="00870D9A">
        <w:t xml:space="preserve">”) then in effect, except as modified by these Terms. The AAA Rules are available at </w:t>
      </w:r>
      <w:hyperlink r:id="rId12">
        <w:r w:rsidRPr="00870D9A">
          <w:rPr>
            <w:color w:val="0000FF"/>
            <w:u w:val="single"/>
          </w:rPr>
          <w:t>www.adr.org</w:t>
        </w:r>
      </w:hyperlink>
      <w:r w:rsidRPr="00870D9A">
        <w:t xml:space="preserve"> or by calling 1-800-778-7879. A party who wishes to start arbitration must submit a written Demand for Arbitration to AAA and give notice to the other party as specified in the AAA Rules. The AAA provides a form Demand for Arbitration at </w:t>
      </w:r>
      <w:hyperlink r:id="rId13">
        <w:r w:rsidRPr="00870D9A">
          <w:rPr>
            <w:color w:val="0000FF"/>
            <w:u w:val="single"/>
          </w:rPr>
          <w:t>www.adr.org</w:t>
        </w:r>
      </w:hyperlink>
      <w:r w:rsidRPr="00870D9A">
        <w:t xml:space="preserve">. </w:t>
      </w:r>
    </w:p>
    <w:p w14:paraId="00000038" w14:textId="77777777" w:rsidR="00BF204D" w:rsidRPr="00870D9A" w:rsidRDefault="005951A7">
      <w:pPr>
        <w:pBdr>
          <w:top w:val="nil"/>
          <w:left w:val="nil"/>
          <w:bottom w:val="nil"/>
          <w:right w:val="nil"/>
          <w:between w:val="nil"/>
        </w:pBdr>
        <w:spacing w:after="240"/>
        <w:ind w:left="720"/>
        <w:jc w:val="both"/>
        <w:rPr>
          <w:color w:val="000000"/>
        </w:rPr>
      </w:pPr>
      <w:r w:rsidRPr="00870D9A">
        <w:rPr>
          <w:color w:val="000000"/>
        </w:rPr>
        <w:lastRenderedPageBreak/>
        <w:t>Any arbitration hearings will take place in the county (or parish) where you live, unless we both agree to a different location. The parties agree that the arbitrator shall have exclusive authority to decide all issues relating to the interpretation, applicability, enforceability and scope of this arbitration agreement.</w:t>
      </w:r>
    </w:p>
    <w:p w14:paraId="00000039" w14:textId="77777777" w:rsidR="00BF204D" w:rsidRPr="00870D9A" w:rsidRDefault="005951A7" w:rsidP="005951A7">
      <w:pPr>
        <w:pStyle w:val="Heading2"/>
        <w:numPr>
          <w:ilvl w:val="1"/>
          <w:numId w:val="1"/>
        </w:numPr>
        <w:tabs>
          <w:tab w:val="clear" w:pos="1440"/>
        </w:tabs>
        <w:ind w:left="90"/>
      </w:pPr>
      <w:r w:rsidRPr="00870D9A">
        <w:rPr>
          <w:u w:val="single"/>
        </w:rPr>
        <w:t>Arbitration Costs</w:t>
      </w:r>
      <w:r w:rsidRPr="00870D9A">
        <w:t xml:space="preserve">. Payment of all filing, administration and arbitrator fees will be governed by the AAA Rules, and we won’t seek to recover the administration and arbitrator fees we are responsible for paying, unless the arbitrator finds your Dispute frivolous. If we prevail in arbitration we’ll pay </w:t>
      </w:r>
      <w:proofErr w:type="gramStart"/>
      <w:r w:rsidRPr="00870D9A">
        <w:t>all of</w:t>
      </w:r>
      <w:proofErr w:type="gramEnd"/>
      <w:r w:rsidRPr="00870D9A">
        <w:t xml:space="preserve"> our attorneys’ fees and costs and won’t seek to recover them from you. If you prevail in </w:t>
      </w:r>
      <w:proofErr w:type="gramStart"/>
      <w:r w:rsidRPr="00870D9A">
        <w:t>arbitration</w:t>
      </w:r>
      <w:proofErr w:type="gramEnd"/>
      <w:r w:rsidRPr="00870D9A">
        <w:t xml:space="preserve"> you will be entitled to an award of attorneys’ fees and expenses to the extent provided under applicable law.</w:t>
      </w:r>
    </w:p>
    <w:p w14:paraId="0000003A" w14:textId="77777777" w:rsidR="00BF204D" w:rsidRPr="00870D9A" w:rsidRDefault="005951A7" w:rsidP="005951A7">
      <w:pPr>
        <w:pStyle w:val="Heading2"/>
        <w:numPr>
          <w:ilvl w:val="1"/>
          <w:numId w:val="1"/>
        </w:numPr>
        <w:tabs>
          <w:tab w:val="clear" w:pos="1440"/>
        </w:tabs>
        <w:ind w:left="90"/>
      </w:pPr>
      <w:bookmarkStart w:id="154" w:name="_76vhwjeesfxy" w:colFirst="0" w:colLast="0"/>
      <w:bookmarkEnd w:id="154"/>
      <w:r w:rsidRPr="00870D9A">
        <w:rPr>
          <w:u w:val="single"/>
        </w:rPr>
        <w:t>Injunctive and Declaratory Relief</w:t>
      </w:r>
      <w:r w:rsidRPr="00870D9A">
        <w:t xml:space="preserve">. Except as provided in Section 17(b) above, the arbitrator shall determine all issues of liability on the merits of any claim asserted by either party and may award declaratory or injunctive relief only in favor of the individual party seeking relief and only to the extent necessary to provide relief warranted by that party’s individual claim. To the extent that you or we prevail on a claim and seek public injunctive relief (that is, injunctive relief that has the primary purpose and effect of prohibiting unlawful acts that threaten future injury to the public), the entitlement to and extent of such relief must be litigated in a civil court of competent jurisdiction and not in arbitration. The parties agree that litigation of any issues of public injunctive relief shall </w:t>
      </w:r>
      <w:proofErr w:type="gramStart"/>
      <w:r w:rsidRPr="00870D9A">
        <w:t>be stayed</w:t>
      </w:r>
      <w:proofErr w:type="gramEnd"/>
      <w:r w:rsidRPr="00870D9A">
        <w:t xml:space="preserve"> pending the outcome of the merits of any individual claims in arbitration.</w:t>
      </w:r>
    </w:p>
    <w:p w14:paraId="0000003B" w14:textId="7C3F6F57" w:rsidR="00BF204D" w:rsidRPr="00870D9A" w:rsidRDefault="005951A7" w:rsidP="005951A7">
      <w:pPr>
        <w:pStyle w:val="Heading2"/>
        <w:numPr>
          <w:ilvl w:val="1"/>
          <w:numId w:val="1"/>
        </w:numPr>
        <w:tabs>
          <w:tab w:val="clear" w:pos="1440"/>
        </w:tabs>
        <w:ind w:left="90"/>
      </w:pPr>
      <w:bookmarkStart w:id="155" w:name="_uk2q21fe5saa" w:colFirst="0" w:colLast="0"/>
      <w:bookmarkEnd w:id="155"/>
      <w:r w:rsidRPr="00870D9A">
        <w:rPr>
          <w:u w:val="single"/>
        </w:rPr>
        <w:t>Class Action Waiver</w:t>
      </w:r>
      <w:r w:rsidRPr="00870D9A">
        <w:t xml:space="preserve">. </w:t>
      </w:r>
      <w:r w:rsidRPr="00870D9A">
        <w:rPr>
          <w:b/>
        </w:rPr>
        <w:t xml:space="preserve">YOU AND </w:t>
      </w:r>
      <w:r w:rsidR="00187A05" w:rsidRPr="00870D9A">
        <w:rPr>
          <w:b/>
        </w:rPr>
        <w:t>EVRYN</w:t>
      </w:r>
      <w:r w:rsidRPr="00870D9A">
        <w:t xml:space="preserve"> </w:t>
      </w:r>
      <w:r w:rsidRPr="00870D9A">
        <w:rPr>
          <w:b/>
        </w:rPr>
        <w:t>AGREE THAT EACH MAY BRING CLAIMS AGAINST THE OTHER ONLY IN YOUR OR ITS INDIVIDUAL CAPACITY, AND NOT AS A PLAINTIFF OR CLASS MEMBER IN ANY PURPORTED CLASS OR REPRESENTATIVE PROCEEDING.</w:t>
      </w:r>
      <w:r w:rsidRPr="00870D9A">
        <w:t xml:space="preserve"> Further, if the parties’ Dispute is resolved through arbitration, the arbitrator may not consolidate another person’s claims with your </w:t>
      </w:r>
      <w:proofErr w:type="gramStart"/>
      <w:r w:rsidRPr="00870D9A">
        <w:t>claims, and</w:t>
      </w:r>
      <w:proofErr w:type="gramEnd"/>
      <w:r w:rsidRPr="00870D9A">
        <w:t xml:space="preserve"> may not otherwise preside over any form of a representative or class proceeding. If this specific provision is found to be unenforceable, then the entirety of </w:t>
      </w:r>
      <w:proofErr w:type="gramStart"/>
      <w:r w:rsidRPr="00870D9A">
        <w:t>this Section</w:t>
      </w:r>
      <w:proofErr w:type="gramEnd"/>
      <w:r w:rsidRPr="00870D9A">
        <w:t xml:space="preserve"> 17 shall be null and void.</w:t>
      </w:r>
    </w:p>
    <w:p w14:paraId="0000003C" w14:textId="77777777" w:rsidR="00BF204D" w:rsidRPr="00870D9A" w:rsidRDefault="005951A7" w:rsidP="005951A7">
      <w:pPr>
        <w:pStyle w:val="Heading2"/>
        <w:numPr>
          <w:ilvl w:val="1"/>
          <w:numId w:val="1"/>
        </w:numPr>
        <w:tabs>
          <w:tab w:val="clear" w:pos="1440"/>
        </w:tabs>
        <w:ind w:left="90"/>
      </w:pPr>
      <w:bookmarkStart w:id="156" w:name="_i116duyvsmvu" w:colFirst="0" w:colLast="0"/>
      <w:bookmarkEnd w:id="156"/>
      <w:r w:rsidRPr="00870D9A">
        <w:rPr>
          <w:u w:val="single"/>
        </w:rPr>
        <w:t>Severability</w:t>
      </w:r>
      <w:r w:rsidRPr="00870D9A">
        <w:t xml:space="preserve">. </w:t>
      </w:r>
      <w:proofErr w:type="gramStart"/>
      <w:r w:rsidRPr="00870D9A">
        <w:t>With the exception of</w:t>
      </w:r>
      <w:proofErr w:type="gramEnd"/>
      <w:r w:rsidRPr="00870D9A">
        <w:t xml:space="preserve"> any of the provisions in Section 17(f) of these Terms (“</w:t>
      </w:r>
      <w:r w:rsidRPr="00870D9A">
        <w:rPr>
          <w:b/>
        </w:rPr>
        <w:t>Class Action Waiver</w:t>
      </w:r>
      <w:r w:rsidRPr="00870D9A">
        <w:t>”), if an arbitrator or court of competent jurisdiction decides that any part of these Terms is invalid or unenforceable, the other parts of these Terms will still apply.</w:t>
      </w:r>
    </w:p>
    <w:p w14:paraId="0000003D" w14:textId="77777777" w:rsidR="00BF204D" w:rsidRPr="00870D9A" w:rsidRDefault="005951A7">
      <w:pPr>
        <w:pStyle w:val="Heading1"/>
        <w:numPr>
          <w:ilvl w:val="0"/>
          <w:numId w:val="1"/>
        </w:numPr>
      </w:pPr>
      <w:bookmarkStart w:id="157" w:name="_778q4mf72vuy" w:colFirst="0" w:colLast="0"/>
      <w:bookmarkEnd w:id="157"/>
      <w:r w:rsidRPr="00870D9A">
        <w:rPr>
          <w:b/>
        </w:rPr>
        <w:t>General Terms.</w:t>
      </w:r>
    </w:p>
    <w:p w14:paraId="0000003E" w14:textId="058FD953" w:rsidR="00BF204D" w:rsidRPr="00870D9A" w:rsidRDefault="005951A7" w:rsidP="005951A7">
      <w:pPr>
        <w:pStyle w:val="Heading2"/>
        <w:numPr>
          <w:ilvl w:val="1"/>
          <w:numId w:val="1"/>
        </w:numPr>
        <w:tabs>
          <w:tab w:val="clear" w:pos="1440"/>
        </w:tabs>
        <w:ind w:left="90"/>
      </w:pPr>
      <w:bookmarkStart w:id="158" w:name="_o869zgtqx9yx" w:colFirst="0" w:colLast="0"/>
      <w:bookmarkEnd w:id="158"/>
      <w:r w:rsidRPr="00870D9A">
        <w:rPr>
          <w:u w:val="single"/>
        </w:rPr>
        <w:t>Reservation of Rights</w:t>
      </w:r>
      <w:r w:rsidRPr="00870D9A">
        <w:t xml:space="preserve">. </w:t>
      </w:r>
      <w:r w:rsidR="00187A05" w:rsidRPr="00870D9A">
        <w:t>Evryn</w:t>
      </w:r>
      <w:r w:rsidRPr="00870D9A">
        <w:t xml:space="preserve"> and its licensors exclusively own all </w:t>
      </w:r>
      <w:proofErr w:type="gramStart"/>
      <w:r w:rsidRPr="00870D9A">
        <w:t>right</w:t>
      </w:r>
      <w:proofErr w:type="gramEnd"/>
      <w:r w:rsidRPr="00870D9A">
        <w:t>, title and interest in and to the Services, including all associated intellectual property rights. You acknowledge that the Services are protected by copyright, trademark, and other laws of the United States and foreign countries. You agree not to remove, alter or obscure any copyright, trademark, service mark or other proprietary rights notices incorporated in or accompanying the Services.</w:t>
      </w:r>
    </w:p>
    <w:p w14:paraId="0000003F" w14:textId="4CB383E8" w:rsidR="00BF204D" w:rsidRPr="00870D9A" w:rsidRDefault="005951A7" w:rsidP="005951A7">
      <w:pPr>
        <w:pStyle w:val="Heading2"/>
        <w:numPr>
          <w:ilvl w:val="1"/>
          <w:numId w:val="1"/>
        </w:numPr>
        <w:tabs>
          <w:tab w:val="clear" w:pos="1440"/>
        </w:tabs>
        <w:ind w:left="90"/>
      </w:pPr>
      <w:r w:rsidRPr="00870D9A">
        <w:rPr>
          <w:u w:val="single"/>
        </w:rPr>
        <w:t>Entire Agreement</w:t>
      </w:r>
      <w:r w:rsidRPr="00870D9A">
        <w:t xml:space="preserve">. These Terms constitute the entire and exclusive understanding and agreement between </w:t>
      </w:r>
      <w:r w:rsidR="00187A05" w:rsidRPr="00870D9A">
        <w:t>Evryn</w:t>
      </w:r>
      <w:r w:rsidRPr="00870D9A">
        <w:t xml:space="preserve"> and you regarding the Services, and these Terms supersede and replace all prior oral or written understandings or agreements between </w:t>
      </w:r>
      <w:r w:rsidR="00187A05" w:rsidRPr="00870D9A">
        <w:t>Evryn</w:t>
      </w:r>
      <w:r w:rsidRPr="00870D9A">
        <w:t xml:space="preserve"> and you regarding the Services. If any provision of these Terms is held invalid or unenforceable by an arbitrator or a court of competent jurisdiction, that provision will be enforced to the maximum extent permissible and the other provisions of these Terms will remain in full force and effect. Except where provided by applicable law in your jurisdiction, you may not assign or transfer these Terms, by operation of law or otherwise, without </w:t>
      </w:r>
      <w:r w:rsidR="00187A05" w:rsidRPr="00870D9A">
        <w:t>Evryn</w:t>
      </w:r>
      <w:r w:rsidRPr="00870D9A">
        <w:t xml:space="preserve">’s prior written consent. Any attempt by you to assign or transfer these Terms absent our consent or your statutory right, without such consent, will be null. </w:t>
      </w:r>
      <w:r w:rsidR="00187A05" w:rsidRPr="00870D9A">
        <w:t>Evryn</w:t>
      </w:r>
      <w:r w:rsidRPr="00870D9A">
        <w:t xml:space="preserve"> may freely assign or transfer these Terms without restriction. Subject to the foregoing, these Terms will bind and </w:t>
      </w:r>
      <w:proofErr w:type="gramStart"/>
      <w:r w:rsidRPr="00870D9A">
        <w:t>inure</w:t>
      </w:r>
      <w:proofErr w:type="gramEnd"/>
      <w:r w:rsidRPr="00870D9A">
        <w:t xml:space="preserve"> to the benefit of the parties, their successors and permitted assigns.</w:t>
      </w:r>
    </w:p>
    <w:p w14:paraId="00000040" w14:textId="0CE79C01" w:rsidR="00BF204D" w:rsidRPr="00870D9A" w:rsidRDefault="005951A7" w:rsidP="005951A7">
      <w:pPr>
        <w:pStyle w:val="Heading2"/>
        <w:numPr>
          <w:ilvl w:val="1"/>
          <w:numId w:val="1"/>
        </w:numPr>
        <w:tabs>
          <w:tab w:val="clear" w:pos="1440"/>
        </w:tabs>
        <w:ind w:left="90"/>
      </w:pPr>
      <w:bookmarkStart w:id="159" w:name="_rxq657i8bvkk" w:colFirst="0" w:colLast="0"/>
      <w:bookmarkEnd w:id="159"/>
      <w:r w:rsidRPr="00870D9A">
        <w:rPr>
          <w:u w:val="single"/>
        </w:rPr>
        <w:lastRenderedPageBreak/>
        <w:t>Notices</w:t>
      </w:r>
      <w:r w:rsidRPr="00870D9A">
        <w:t xml:space="preserve">. Any notices or other communications provided by </w:t>
      </w:r>
      <w:r w:rsidR="00187A05" w:rsidRPr="00870D9A">
        <w:t>Evryn</w:t>
      </w:r>
      <w:r w:rsidRPr="00870D9A">
        <w:t xml:space="preserve"> under these Terms will be given: (</w:t>
      </w:r>
      <w:proofErr w:type="spellStart"/>
      <w:r w:rsidRPr="00870D9A">
        <w:t>i</w:t>
      </w:r>
      <w:proofErr w:type="spellEnd"/>
      <w:r w:rsidRPr="00870D9A">
        <w:t>) via email; or (ii) by posting to the Services. For notices made by email, the date of receipt will be deemed the date on which such notice is transmitted.</w:t>
      </w:r>
    </w:p>
    <w:p w14:paraId="00000041" w14:textId="55E25A7E" w:rsidR="00BF204D" w:rsidRPr="00870D9A" w:rsidRDefault="005951A7" w:rsidP="005951A7">
      <w:pPr>
        <w:pStyle w:val="Heading2"/>
        <w:numPr>
          <w:ilvl w:val="1"/>
          <w:numId w:val="1"/>
        </w:numPr>
        <w:tabs>
          <w:tab w:val="clear" w:pos="1440"/>
        </w:tabs>
        <w:ind w:left="90"/>
      </w:pPr>
      <w:r w:rsidRPr="00870D9A">
        <w:rPr>
          <w:u w:val="single"/>
        </w:rPr>
        <w:t>Waiver of Rights</w:t>
      </w:r>
      <w:r w:rsidRPr="00870D9A">
        <w:t xml:space="preserve">. </w:t>
      </w:r>
      <w:r w:rsidR="00187A05" w:rsidRPr="00870D9A">
        <w:t>Evryn</w:t>
      </w:r>
      <w:r w:rsidRPr="00870D9A">
        <w:t xml:space="preserve">’s failure to enforce any right or provision of these Terms will not be considered a waiver of such right or provision. The waiver of any such right or provision will be effective only if in writing and signed by a duly authorized representative of </w:t>
      </w:r>
      <w:r w:rsidR="00187A05" w:rsidRPr="00870D9A">
        <w:t>Evryn</w:t>
      </w:r>
      <w:r w:rsidRPr="00870D9A">
        <w:t>. Except as expressly set forth in these Terms, the exercise by either party of any of its remedies under these Terms will be without prejudice to its other remedies under these Terms or otherwise.</w:t>
      </w:r>
    </w:p>
    <w:p w14:paraId="00000042" w14:textId="43FE8081" w:rsidR="00BF204D" w:rsidRPr="00870D9A" w:rsidRDefault="005951A7">
      <w:pPr>
        <w:pStyle w:val="Heading1"/>
        <w:numPr>
          <w:ilvl w:val="0"/>
          <w:numId w:val="1"/>
        </w:numPr>
      </w:pPr>
      <w:r w:rsidRPr="00870D9A">
        <w:rPr>
          <w:b/>
        </w:rPr>
        <w:t>Contact Information.</w:t>
      </w:r>
      <w:r w:rsidRPr="00870D9A">
        <w:t xml:space="preserve"> If you have any questions about these Terms or the Services, please contact </w:t>
      </w:r>
      <w:r w:rsidR="00187A05" w:rsidRPr="00870D9A">
        <w:t>Evryn</w:t>
      </w:r>
      <w:r w:rsidRPr="00870D9A">
        <w:t xml:space="preserve"> </w:t>
      </w:r>
      <w:r w:rsidR="00791513" w:rsidRPr="00870D9A">
        <w:t>a</w:t>
      </w:r>
      <w:r w:rsidR="0084310D" w:rsidRPr="00870D9A">
        <w:t>t</w:t>
      </w:r>
      <w:del w:id="160" w:author="Fenwick &amp; West" w:date="2026-03-30T17:31:00Z" w16du:dateUtc="2026-03-31T00:31:00Z">
        <w:r w:rsidR="0084310D" w:rsidRPr="00870D9A" w:rsidDel="00A016FE">
          <w:delText xml:space="preserve"> </w:delText>
        </w:r>
      </w:del>
      <w:ins w:id="161" w:author="Fenwick &amp; West" w:date="2026-03-30T17:31:00Z">
        <w:r w:rsidR="00A016FE" w:rsidRPr="00A016FE">
          <w:fldChar w:fldCharType="begin"/>
        </w:r>
        <w:r w:rsidR="00A016FE" w:rsidRPr="00A016FE">
          <w:instrText>HYPERLINK "mailto:legal@evryn.ai" \t "_blank"</w:instrText>
        </w:r>
        <w:r w:rsidR="00A016FE" w:rsidRPr="00A016FE">
          <w:fldChar w:fldCharType="separate"/>
        </w:r>
        <w:r w:rsidR="00A016FE" w:rsidRPr="00A016FE">
          <w:rPr>
            <w:rStyle w:val="Hyperlink"/>
          </w:rPr>
          <w:t>legal@evryn.ai</w:t>
        </w:r>
      </w:ins>
      <w:ins w:id="162" w:author="Fenwick &amp; West" w:date="2026-03-30T17:31:00Z" w16du:dateUtc="2026-03-31T00:31:00Z">
        <w:r w:rsidR="00A016FE" w:rsidRPr="00A016FE">
          <w:fldChar w:fldCharType="end"/>
        </w:r>
      </w:ins>
      <w:ins w:id="163" w:author="Fenwick &amp; West" w:date="2026-03-30T17:31:00Z">
        <w:r w:rsidR="00A016FE" w:rsidRPr="00A016FE" w:rsidDel="00A016FE">
          <w:t xml:space="preserve"> </w:t>
        </w:r>
      </w:ins>
      <w:del w:id="164" w:author="Fenwick &amp; West" w:date="2026-03-30T17:31:00Z" w16du:dateUtc="2026-03-31T00:31:00Z">
        <w:r w:rsidR="0084310D" w:rsidRPr="00870D9A" w:rsidDel="00A016FE">
          <w:delText>[</w:delText>
        </w:r>
        <w:r w:rsidR="0084310D" w:rsidRPr="00870D9A" w:rsidDel="00A016FE">
          <w:rPr>
            <w:highlight w:val="yellow"/>
          </w:rPr>
          <w:delText>email</w:delText>
        </w:r>
        <w:r w:rsidR="0084310D" w:rsidRPr="00870D9A" w:rsidDel="00A016FE">
          <w:delText>]</w:delText>
        </w:r>
      </w:del>
      <w:r w:rsidRPr="00870D9A">
        <w:t>.</w:t>
      </w:r>
    </w:p>
    <w:sectPr w:rsidR="00BF204D" w:rsidRPr="00870D9A">
      <w:headerReference w:type="even" r:id="rId14"/>
      <w:headerReference w:type="default" r:id="rId15"/>
      <w:footerReference w:type="even" r:id="rId16"/>
      <w:footerReference w:type="default" r:id="rId17"/>
      <w:headerReference w:type="first" r:id="rId18"/>
      <w:footerReference w:type="first" r:id="rId19"/>
      <w:pgSz w:w="12240" w:h="15840"/>
      <w:pgMar w:top="1440" w:right="1080" w:bottom="1440" w:left="108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4" w:author="Fenwick &amp; West" w:date="2026-03-30T15:02:00Z" w:initials="FW">
    <w:p w14:paraId="5AC56E3F" w14:textId="26E65D72" w:rsidR="00936E5E" w:rsidRDefault="00936E5E">
      <w:pPr>
        <w:pStyle w:val="CommentText"/>
      </w:pPr>
      <w:r>
        <w:rPr>
          <w:rStyle w:val="CommentReference"/>
        </w:rPr>
        <w:annotationRef/>
      </w:r>
      <w:r w:rsidRPr="00936E5E">
        <w:rPr>
          <w:b/>
          <w:bCs/>
        </w:rPr>
        <w:t>Note to Justin</w:t>
      </w:r>
      <w:r>
        <w:t>: to discuss whether deidentification/aggregation is helpful</w:t>
      </w:r>
      <w:r w:rsidR="000E0E5E">
        <w:t>/possible</w:t>
      </w:r>
      <w:r>
        <w:t xml:space="preserve"> here</w:t>
      </w:r>
      <w:r w:rsidR="000E0E5E">
        <w:t xml:space="preserve"> as you noted,</w:t>
      </w:r>
      <w:r>
        <w:t xml:space="preserve"> given that you want to know people’s names and services.</w:t>
      </w:r>
    </w:p>
  </w:comment>
  <w:comment w:id="120" w:author="Fenwick &amp; West" w:date="2026-03-30T17:24:00Z" w:initials="FW">
    <w:p w14:paraId="0AA317F2" w14:textId="4F0B665D" w:rsidR="003F0716" w:rsidRDefault="003F0716">
      <w:pPr>
        <w:pStyle w:val="CommentText"/>
      </w:pPr>
      <w:r>
        <w:rPr>
          <w:rStyle w:val="CommentReference"/>
        </w:rPr>
        <w:annotationRef/>
      </w:r>
      <w:r w:rsidRPr="00A016FE">
        <w:rPr>
          <w:b/>
          <w:bCs/>
        </w:rPr>
        <w:t>Note to Justin</w:t>
      </w:r>
      <w:r>
        <w:t>: Our understanding of the “no ownership” concept</w:t>
      </w:r>
      <w:r w:rsidR="00A016FE">
        <w:t xml:space="preserve"> is that it’s a no-referral relationship concept.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C56E3F" w15:done="0"/>
  <w15:commentEx w15:paraId="0AA317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E077CA" w16cex:dateUtc="2026-03-30T22:02:00Z"/>
  <w16cex:commentExtensible w16cex:durableId="47A09CEE" w16cex:dateUtc="2026-03-31T0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C56E3F" w16cid:durableId="1DE077CA"/>
  <w16cid:commentId w16cid:paraId="0AA317F2" w16cid:durableId="47A09C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23C91" w14:textId="77777777" w:rsidR="00385099" w:rsidRDefault="00385099">
      <w:r>
        <w:separator/>
      </w:r>
    </w:p>
  </w:endnote>
  <w:endnote w:type="continuationSeparator" w:id="0">
    <w:p w14:paraId="6F2FD4D6" w14:textId="77777777" w:rsidR="00385099" w:rsidRDefault="003850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okChampa">
    <w:charset w:val="DE"/>
    <w:family w:val="swiss"/>
    <w:pitch w:val="variable"/>
    <w:sig w:usb0="83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C73E" w14:textId="77777777" w:rsidR="00440BA9" w:rsidRDefault="00440B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4" w14:textId="18AE4B9E" w:rsidR="00BF204D" w:rsidRDefault="005951A7">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DD69C7">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5" w14:textId="3C1BFC64" w:rsidR="00BF204D" w:rsidRDefault="005951A7">
    <w:pPr>
      <w:pBdr>
        <w:top w:val="nil"/>
        <w:left w:val="nil"/>
        <w:bottom w:val="nil"/>
        <w:right w:val="nil"/>
        <w:between w:val="nil"/>
      </w:pBdr>
      <w:tabs>
        <w:tab w:val="center" w:pos="4680"/>
        <w:tab w:val="right" w:pos="9360"/>
      </w:tabs>
      <w:rPr>
        <w:rFonts w:ascii="Times New Roman" w:eastAsia="Times New Roman" w:hAnsi="Times New Roman" w:cs="Times New Roman"/>
        <w:color w:val="000000"/>
      </w:rPr>
    </w:pPr>
    <w:r>
      <w:rPr>
        <w:color w:val="000000"/>
      </w:rPr>
      <w:tab/>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DD69C7">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835B2" w14:textId="77777777" w:rsidR="00385099" w:rsidRDefault="00385099">
      <w:r>
        <w:separator/>
      </w:r>
    </w:p>
  </w:footnote>
  <w:footnote w:type="continuationSeparator" w:id="0">
    <w:p w14:paraId="24434F57" w14:textId="77777777" w:rsidR="00385099" w:rsidRDefault="003850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B456" w14:textId="77777777" w:rsidR="00440BA9" w:rsidRDefault="00440B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94712" w14:textId="77777777" w:rsidR="00440BA9" w:rsidRDefault="00440B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3" w14:textId="77777777" w:rsidR="00BF204D" w:rsidRDefault="00BF204D">
    <w:pPr>
      <w:pBdr>
        <w:top w:val="nil"/>
        <w:left w:val="nil"/>
        <w:bottom w:val="nil"/>
        <w:right w:val="nil"/>
        <w:between w:val="nil"/>
      </w:pBdr>
      <w:tabs>
        <w:tab w:val="center" w:pos="4680"/>
        <w:tab w:val="right" w:pos="9360"/>
      </w:tabs>
      <w:jc w:val="right"/>
      <w:rPr>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37BC8"/>
    <w:multiLevelType w:val="multilevel"/>
    <w:tmpl w:val="EBEC704E"/>
    <w:lvl w:ilvl="0">
      <w:start w:val="1"/>
      <w:numFmt w:val="decimal"/>
      <w:lvlText w:val="%1."/>
      <w:lvlJc w:val="left"/>
      <w:pPr>
        <w:ind w:left="0" w:firstLine="0"/>
      </w:pPr>
      <w:rPr>
        <w:b/>
        <w:i w:val="0"/>
        <w:smallCaps w:val="0"/>
        <w:color w:val="010000"/>
        <w:u w:val="none"/>
      </w:rPr>
    </w:lvl>
    <w:lvl w:ilvl="1">
      <w:start w:val="1"/>
      <w:numFmt w:val="lowerLetter"/>
      <w:lvlText w:val="(%2)"/>
      <w:lvlJc w:val="left"/>
      <w:pPr>
        <w:ind w:left="4410" w:firstLine="0"/>
      </w:pPr>
      <w:rPr>
        <w:b/>
        <w:i w:val="0"/>
        <w:smallCaps w:val="0"/>
        <w:color w:val="010000"/>
        <w:u w:val="none"/>
      </w:rPr>
    </w:lvl>
    <w:lvl w:ilvl="2">
      <w:start w:val="1"/>
      <w:numFmt w:val="lowerRoman"/>
      <w:lvlText w:val="(%3)"/>
      <w:lvlJc w:val="left"/>
      <w:pPr>
        <w:ind w:left="0" w:firstLine="1440"/>
      </w:pPr>
      <w:rPr>
        <w:b/>
        <w:i w:val="0"/>
        <w:smallCaps w:val="0"/>
        <w:color w:val="010000"/>
        <w:u w:val="none"/>
      </w:rPr>
    </w:lvl>
    <w:lvl w:ilvl="3">
      <w:start w:val="1"/>
      <w:numFmt w:val="decimal"/>
      <w:lvlText w:val="(%4)"/>
      <w:lvlJc w:val="left"/>
      <w:pPr>
        <w:ind w:left="0" w:firstLine="2160"/>
      </w:pPr>
      <w:rPr>
        <w:b/>
        <w:i w:val="0"/>
        <w:smallCaps w:val="0"/>
        <w:color w:val="010000"/>
        <w:u w:val="none"/>
      </w:rPr>
    </w:lvl>
    <w:lvl w:ilvl="4">
      <w:start w:val="1"/>
      <w:numFmt w:val="lowerLetter"/>
      <w:lvlText w:val="%5."/>
      <w:lvlJc w:val="left"/>
      <w:pPr>
        <w:ind w:left="0" w:firstLine="2880"/>
      </w:pPr>
      <w:rPr>
        <w:b/>
        <w:i w:val="0"/>
        <w:smallCaps w:val="0"/>
        <w:color w:val="010000"/>
        <w:u w:val="none"/>
      </w:rPr>
    </w:lvl>
    <w:lvl w:ilvl="5">
      <w:start w:val="1"/>
      <w:numFmt w:val="lowerRoman"/>
      <w:lvlText w:val="%6."/>
      <w:lvlJc w:val="left"/>
      <w:pPr>
        <w:ind w:left="0" w:firstLine="3600"/>
      </w:pPr>
      <w:rPr>
        <w:b/>
        <w:i w:val="0"/>
        <w:smallCaps w:val="0"/>
        <w:color w:val="010000"/>
        <w:u w:val="none"/>
      </w:rPr>
    </w:lvl>
    <w:lvl w:ilvl="6">
      <w:start w:val="1"/>
      <w:numFmt w:val="decimal"/>
      <w:lvlText w:val="%7)"/>
      <w:lvlJc w:val="left"/>
      <w:pPr>
        <w:ind w:left="0" w:firstLine="4320"/>
      </w:pPr>
      <w:rPr>
        <w:b/>
        <w:i w:val="0"/>
        <w:smallCaps w:val="0"/>
        <w:color w:val="010000"/>
        <w:u w:val="none"/>
      </w:rPr>
    </w:lvl>
    <w:lvl w:ilvl="7">
      <w:start w:val="1"/>
      <w:numFmt w:val="lowerLetter"/>
      <w:lvlText w:val="%8)"/>
      <w:lvlJc w:val="left"/>
      <w:pPr>
        <w:ind w:left="0" w:firstLine="5040"/>
      </w:pPr>
      <w:rPr>
        <w:b/>
        <w:i w:val="0"/>
        <w:smallCaps w:val="0"/>
        <w:color w:val="010000"/>
        <w:u w:val="none"/>
      </w:rPr>
    </w:lvl>
    <w:lvl w:ilvl="8">
      <w:start w:val="1"/>
      <w:numFmt w:val="lowerRoman"/>
      <w:lvlText w:val="%9)"/>
      <w:lvlJc w:val="left"/>
      <w:pPr>
        <w:ind w:left="0" w:firstLine="5760"/>
      </w:pPr>
      <w:rPr>
        <w:b/>
        <w:i w:val="0"/>
        <w:smallCaps w:val="0"/>
        <w:color w:val="010000"/>
        <w:u w:val="none"/>
      </w:rPr>
    </w:lvl>
  </w:abstractNum>
  <w:abstractNum w:abstractNumId="1" w15:restartNumberingAfterBreak="0">
    <w:nsid w:val="5B620EA1"/>
    <w:multiLevelType w:val="multilevel"/>
    <w:tmpl w:val="B94641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866555781">
    <w:abstractNumId w:val="0"/>
  </w:num>
  <w:num w:numId="2" w16cid:durableId="162249079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nwick &amp; West">
    <w15:presenceInfo w15:providerId="None" w15:userId="Fenwick &amp; Wes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04D"/>
    <w:rsid w:val="000374C5"/>
    <w:rsid w:val="000959ED"/>
    <w:rsid w:val="000E0E5E"/>
    <w:rsid w:val="000F4C64"/>
    <w:rsid w:val="00144975"/>
    <w:rsid w:val="0014635E"/>
    <w:rsid w:val="00186D76"/>
    <w:rsid w:val="00187A05"/>
    <w:rsid w:val="001B187C"/>
    <w:rsid w:val="001C6AA2"/>
    <w:rsid w:val="001D639D"/>
    <w:rsid w:val="00201AF2"/>
    <w:rsid w:val="00242099"/>
    <w:rsid w:val="002874A9"/>
    <w:rsid w:val="002952A6"/>
    <w:rsid w:val="003210BE"/>
    <w:rsid w:val="00382390"/>
    <w:rsid w:val="00385099"/>
    <w:rsid w:val="003B074C"/>
    <w:rsid w:val="003F0716"/>
    <w:rsid w:val="00430793"/>
    <w:rsid w:val="00440BA9"/>
    <w:rsid w:val="004553A5"/>
    <w:rsid w:val="0047423B"/>
    <w:rsid w:val="004A1E3E"/>
    <w:rsid w:val="004B40B0"/>
    <w:rsid w:val="004C7F19"/>
    <w:rsid w:val="00536291"/>
    <w:rsid w:val="005951A7"/>
    <w:rsid w:val="005E3C2D"/>
    <w:rsid w:val="006145B0"/>
    <w:rsid w:val="006578E1"/>
    <w:rsid w:val="00660B70"/>
    <w:rsid w:val="0067022D"/>
    <w:rsid w:val="00791513"/>
    <w:rsid w:val="007A0F06"/>
    <w:rsid w:val="00801718"/>
    <w:rsid w:val="0082545C"/>
    <w:rsid w:val="0084310D"/>
    <w:rsid w:val="00870D9A"/>
    <w:rsid w:val="008F6087"/>
    <w:rsid w:val="00916BC3"/>
    <w:rsid w:val="00916FCE"/>
    <w:rsid w:val="00936E5E"/>
    <w:rsid w:val="009F3B17"/>
    <w:rsid w:val="00A016FE"/>
    <w:rsid w:val="00A82F00"/>
    <w:rsid w:val="00AE4177"/>
    <w:rsid w:val="00B04F61"/>
    <w:rsid w:val="00B60ACC"/>
    <w:rsid w:val="00BF204D"/>
    <w:rsid w:val="00D1723C"/>
    <w:rsid w:val="00D34A68"/>
    <w:rsid w:val="00D47882"/>
    <w:rsid w:val="00D7135F"/>
    <w:rsid w:val="00DD69C7"/>
    <w:rsid w:val="00E1186A"/>
    <w:rsid w:val="00E25DC2"/>
    <w:rsid w:val="00E71AA6"/>
    <w:rsid w:val="00E80AD9"/>
    <w:rsid w:val="00F05C10"/>
    <w:rsid w:val="00F35FED"/>
    <w:rsid w:val="00F364CB"/>
    <w:rsid w:val="00F85521"/>
    <w:rsid w:val="00FB0A61"/>
  </w:rsids>
  <m:mathPr>
    <m:mathFont m:val="Cambria Math"/>
    <m:brkBin m:val="before"/>
    <m:brkBinSub m:val="--"/>
    <m:smallFrac m:val="0"/>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6A615"/>
  <w15:docId w15:val="{CE006976-F2C9-4D8B-B53B-4502FE41F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40"/>
      <w:jc w:val="both"/>
      <w:outlineLvl w:val="0"/>
    </w:pPr>
  </w:style>
  <w:style w:type="paragraph" w:styleId="Heading2">
    <w:name w:val="heading 2"/>
    <w:basedOn w:val="Normal"/>
    <w:next w:val="Normal"/>
    <w:uiPriority w:val="9"/>
    <w:unhideWhenUsed/>
    <w:qFormat/>
    <w:pPr>
      <w:tabs>
        <w:tab w:val="left" w:pos="1440"/>
      </w:tabs>
      <w:spacing w:after="240"/>
      <w:ind w:left="720"/>
      <w:jc w:val="both"/>
      <w:outlineLvl w:val="1"/>
    </w:pPr>
  </w:style>
  <w:style w:type="paragraph" w:styleId="Heading3">
    <w:name w:val="heading 3"/>
    <w:basedOn w:val="Normal"/>
    <w:next w:val="Normal"/>
    <w:uiPriority w:val="9"/>
    <w:semiHidden/>
    <w:unhideWhenUsed/>
    <w:qFormat/>
    <w:pPr>
      <w:tabs>
        <w:tab w:val="left" w:pos="2160"/>
      </w:tabs>
      <w:spacing w:after="240"/>
      <w:ind w:firstLine="1440"/>
      <w:outlineLvl w:val="2"/>
    </w:pPr>
  </w:style>
  <w:style w:type="paragraph" w:styleId="Heading4">
    <w:name w:val="heading 4"/>
    <w:basedOn w:val="Normal"/>
    <w:next w:val="Normal"/>
    <w:uiPriority w:val="9"/>
    <w:semiHidden/>
    <w:unhideWhenUsed/>
    <w:qFormat/>
    <w:pPr>
      <w:tabs>
        <w:tab w:val="left" w:pos="2880"/>
      </w:tabs>
      <w:spacing w:after="240"/>
      <w:ind w:firstLine="2160"/>
      <w:outlineLvl w:val="3"/>
    </w:pPr>
  </w:style>
  <w:style w:type="paragraph" w:styleId="Heading5">
    <w:name w:val="heading 5"/>
    <w:basedOn w:val="Normal"/>
    <w:next w:val="Normal"/>
    <w:uiPriority w:val="9"/>
    <w:semiHidden/>
    <w:unhideWhenUsed/>
    <w:qFormat/>
    <w:pPr>
      <w:tabs>
        <w:tab w:val="left" w:pos="3600"/>
      </w:tabs>
      <w:spacing w:after="240"/>
      <w:ind w:firstLine="2880"/>
      <w:outlineLvl w:val="4"/>
    </w:pPr>
  </w:style>
  <w:style w:type="paragraph" w:styleId="Heading6">
    <w:name w:val="heading 6"/>
    <w:basedOn w:val="Normal"/>
    <w:next w:val="Normal"/>
    <w:uiPriority w:val="9"/>
    <w:semiHidden/>
    <w:unhideWhenUsed/>
    <w:qFormat/>
    <w:pPr>
      <w:tabs>
        <w:tab w:val="left" w:pos="4320"/>
      </w:tabs>
      <w:spacing w:after="240"/>
      <w:ind w:firstLine="360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spacing w:after="240"/>
      <w:jc w:val="center"/>
    </w:pPr>
    <w:rPr>
      <w:b/>
    </w:rPr>
  </w:style>
  <w:style w:type="paragraph" w:styleId="Subtitle">
    <w:name w:val="Subtitle"/>
    <w:basedOn w:val="Normal"/>
    <w:next w:val="Normal"/>
    <w:uiPriority w:val="11"/>
    <w:qFormat/>
    <w:pPr>
      <w:keepNext/>
      <w:spacing w:after="240"/>
    </w:pPr>
    <w:rPr>
      <w:b/>
    </w:rPr>
  </w:style>
  <w:style w:type="paragraph" w:styleId="Revision">
    <w:name w:val="Revision"/>
    <w:hidden/>
    <w:uiPriority w:val="99"/>
    <w:semiHidden/>
    <w:rsid w:val="005951A7"/>
  </w:style>
  <w:style w:type="paragraph" w:styleId="Header">
    <w:name w:val="header"/>
    <w:basedOn w:val="Normal"/>
    <w:link w:val="HeaderChar"/>
    <w:uiPriority w:val="99"/>
    <w:unhideWhenUsed/>
    <w:rsid w:val="00440BA9"/>
    <w:pPr>
      <w:tabs>
        <w:tab w:val="center" w:pos="4680"/>
        <w:tab w:val="right" w:pos="9360"/>
      </w:tabs>
    </w:pPr>
  </w:style>
  <w:style w:type="character" w:customStyle="1" w:styleId="HeaderChar">
    <w:name w:val="Header Char"/>
    <w:basedOn w:val="DefaultParagraphFont"/>
    <w:link w:val="Header"/>
    <w:uiPriority w:val="99"/>
    <w:rsid w:val="00440BA9"/>
  </w:style>
  <w:style w:type="paragraph" w:styleId="Footer">
    <w:name w:val="footer"/>
    <w:basedOn w:val="Normal"/>
    <w:link w:val="FooterChar"/>
    <w:uiPriority w:val="99"/>
    <w:unhideWhenUsed/>
    <w:rsid w:val="00440BA9"/>
    <w:pPr>
      <w:tabs>
        <w:tab w:val="center" w:pos="4680"/>
        <w:tab w:val="right" w:pos="9360"/>
      </w:tabs>
    </w:pPr>
  </w:style>
  <w:style w:type="character" w:customStyle="1" w:styleId="FooterChar">
    <w:name w:val="Footer Char"/>
    <w:basedOn w:val="DefaultParagraphFont"/>
    <w:link w:val="Footer"/>
    <w:uiPriority w:val="99"/>
    <w:rsid w:val="00440BA9"/>
  </w:style>
  <w:style w:type="character" w:styleId="Hyperlink">
    <w:name w:val="Hyperlink"/>
    <w:basedOn w:val="DefaultParagraphFont"/>
    <w:uiPriority w:val="99"/>
    <w:unhideWhenUsed/>
    <w:rsid w:val="00187A05"/>
    <w:rPr>
      <w:color w:val="0000FF" w:themeColor="hyperlink"/>
      <w:u w:val="single"/>
    </w:rPr>
  </w:style>
  <w:style w:type="character" w:styleId="UnresolvedMention">
    <w:name w:val="Unresolved Mention"/>
    <w:basedOn w:val="DefaultParagraphFont"/>
    <w:uiPriority w:val="99"/>
    <w:semiHidden/>
    <w:unhideWhenUsed/>
    <w:rsid w:val="00187A05"/>
    <w:rPr>
      <w:color w:val="605E5C"/>
      <w:shd w:val="clear" w:color="auto" w:fill="E1DFDD"/>
    </w:rPr>
  </w:style>
  <w:style w:type="character" w:styleId="CommentReference">
    <w:name w:val="annotation reference"/>
    <w:basedOn w:val="DefaultParagraphFont"/>
    <w:uiPriority w:val="99"/>
    <w:semiHidden/>
    <w:unhideWhenUsed/>
    <w:rsid w:val="000F4C64"/>
    <w:rPr>
      <w:sz w:val="16"/>
      <w:szCs w:val="16"/>
    </w:rPr>
  </w:style>
  <w:style w:type="paragraph" w:styleId="CommentText">
    <w:name w:val="annotation text"/>
    <w:basedOn w:val="Normal"/>
    <w:link w:val="CommentTextChar"/>
    <w:uiPriority w:val="99"/>
    <w:semiHidden/>
    <w:unhideWhenUsed/>
    <w:rsid w:val="000F4C64"/>
    <w:rPr>
      <w:sz w:val="20"/>
      <w:szCs w:val="20"/>
    </w:rPr>
  </w:style>
  <w:style w:type="character" w:customStyle="1" w:styleId="CommentTextChar">
    <w:name w:val="Comment Text Char"/>
    <w:basedOn w:val="DefaultParagraphFont"/>
    <w:link w:val="CommentText"/>
    <w:uiPriority w:val="99"/>
    <w:semiHidden/>
    <w:rsid w:val="000F4C64"/>
    <w:rPr>
      <w:sz w:val="20"/>
      <w:szCs w:val="20"/>
    </w:rPr>
  </w:style>
  <w:style w:type="paragraph" w:styleId="CommentSubject">
    <w:name w:val="annotation subject"/>
    <w:basedOn w:val="CommentText"/>
    <w:next w:val="CommentText"/>
    <w:link w:val="CommentSubjectChar"/>
    <w:uiPriority w:val="99"/>
    <w:semiHidden/>
    <w:unhideWhenUsed/>
    <w:rsid w:val="000F4C64"/>
    <w:rPr>
      <w:b/>
      <w:bCs/>
    </w:rPr>
  </w:style>
  <w:style w:type="character" w:customStyle="1" w:styleId="CommentSubjectChar">
    <w:name w:val="Comment Subject Char"/>
    <w:basedOn w:val="CommentTextChar"/>
    <w:link w:val="CommentSubject"/>
    <w:uiPriority w:val="99"/>
    <w:semiHidden/>
    <w:rsid w:val="000F4C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hyperlink" Target="http://www.adr.org/aaa/ShowPDF?doc=ADRSTG_004175" TargetMode="External" Id="rId13" /><Relationship Type="http://schemas.openxmlformats.org/officeDocument/2006/relationships/header" Target="header3.xml" Id="rId18" /><Relationship Type="http://schemas.openxmlformats.org/officeDocument/2006/relationships/styles" Target="styles.xml" Id="rId3" /><Relationship Type="http://schemas.microsoft.com/office/2011/relationships/people" Target="people.xml" Id="rId21" /><Relationship Type="http://schemas.openxmlformats.org/officeDocument/2006/relationships/endnotes" Target="endnotes.xml" Id="rId7" /><Relationship Type="http://schemas.openxmlformats.org/officeDocument/2006/relationships/hyperlink" Target="http://www.adr.org" TargetMode="External" Id="rId12" /><Relationship Type="http://schemas.openxmlformats.org/officeDocument/2006/relationships/footer" Target="footer2.xml" Id="rId17"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microsoft.com/office/2018/08/relationships/commentsExtensible" Target="commentsExtensible.xml" Id="rId11" /><Relationship Type="http://schemas.openxmlformats.org/officeDocument/2006/relationships/webSettings" Target="webSettings.xml" Id="rId5" /><Relationship Type="http://schemas.openxmlformats.org/officeDocument/2006/relationships/header" Target="header2.xml" Id="rId15" /><Relationship Type="http://schemas.microsoft.com/office/2016/09/relationships/commentsIds" Target="commentsIds.xml" Id="rId10" /><Relationship Type="http://schemas.openxmlformats.org/officeDocument/2006/relationships/footer" Target="footer3.xml" Id="rId19"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header" Target="header1.xml" Id="rId14" /><Relationship Type="http://schemas.openxmlformats.org/officeDocument/2006/relationships/theme" Target="theme/theme1.xml" Id="rId22" /><Relationship Type="http://schemas.openxmlformats.org/officeDocument/2006/relationships/customXml" Target="/customXML/item2.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51DAE2-7EED-4FC3-B795-85F821893BC5}">
  <we:reference id="EDE55E60-5684-4362-B334-7CF436A1F2F7" version="1.0.3.0" store="EXCatalog" storeType="EXCatalog"/>
  <we:alternateReferences>
    <we:reference id="WA200008317" version="1.0.3.0" store="en-US" storeType="OMEX"/>
  </we:alternateReferences>
  <we:properties/>
  <we:bindings/>
  <we:snapshot xmlns:r="http://schemas.openxmlformats.org/officeDocument/2006/relationships"/>
</we:webextension>
</file>

<file path=customXML/_rels/item2.xml.rels>&#65279;<?xml version="1.0" encoding="utf-8"?><Relationships xmlns="http://schemas.openxmlformats.org/package/2006/relationships"><Relationship Type="http://schemas.openxmlformats.org/officeDocument/2006/relationships/customXmlProps" Target="/customXML/itemProps2.xml" Id="iManageProps" /></Relationships>
</file>

<file path=customXML/item2.xml><?xml version="1.0" encoding="utf-8"?>
<properties xmlns="http://www.imanage.com/work/xmlschema">
  <documentid>FW!25773254.3</documentid>
  <senderid>NKIM_7607</senderid>
  <senderemail>NATALIEKIM@FENWICK.COM</senderemail>
  <lastmodified>2026-03-31T12:38:00.0000000-04:00</lastmodified>
  <database>FW</database>
</properties>
</file>

<file path=customXML/itemProps2.xml><?xml version="1.0" encoding="utf-8"?>
<ds:datastoreItem xmlns:ds="http://schemas.openxmlformats.org/officeDocument/2006/customXml" ds:itemID="{C1E87BFB-48BE-4AF4-9FCB-CD0F2C581637}">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9DE42-F978-4146-A290-1E9D79E80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1425</TotalTime>
  <Pages>9</Pages>
  <Words>5122</Words>
  <Characters>27557</Characters>
  <Application>Microsoft Office Word</Application>
  <DocSecurity>0</DocSecurity>
  <Lines>348</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Elliott Gurnick</dc:creator>
  <cp:lastModifiedBy>Fenwick</cp:lastModifiedBy>
  <cp:revision>13</cp:revision>
  <dcterms:created xsi:type="dcterms:W3CDTF">2026-03-21T00:57:00Z</dcterms:created>
  <dcterms:modified xsi:type="dcterms:W3CDTF">2026-03-31T16:38:00Z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Type">
    <vt:lpwstr>pcgBlank</vt:lpwstr>
  </property>
  <property fmtid="{D5CDD505-2E9C-101B-9397-08002B2CF9AE}" pid="3" name="DatabaseName">
    <vt:lpwstr>FW</vt:lpwstr>
  </property>
  <property fmtid="{D5CDD505-2E9C-101B-9397-08002B2CF9AE}" pid="4" name="DocumentNumber">
    <vt:lpwstr>25773254</vt:lpwstr>
  </property>
  <property fmtid="{D5CDD505-2E9C-101B-9397-08002B2CF9AE}" pid="5" name="DocumentVersion">
    <vt:lpwstr>3</vt:lpwstr>
  </property>
  <property fmtid="{D5CDD505-2E9C-101B-9397-08002B2CF9AE}" pid="6" name="ClientNumber">
    <vt:lpwstr>44153</vt:lpwstr>
  </property>
  <property fmtid="{D5CDD505-2E9C-101B-9397-08002B2CF9AE}" pid="7" name="MatterNumber">
    <vt:lpwstr>00600</vt:lpwstr>
  </property>
  <property fmtid="{D5CDD505-2E9C-101B-9397-08002B2CF9AE}" pid="8" name="ClientName">
    <vt:lpwstr>Evryn, Inc.</vt:lpwstr>
  </property>
  <property fmtid="{D5CDD505-2E9C-101B-9397-08002B2CF9AE}" pid="9" name="MatterName">
    <vt:lpwstr>General Corporate</vt:lpwstr>
  </property>
  <property fmtid="{D5CDD505-2E9C-101B-9397-08002B2CF9AE}" pid="10" name="TypistName">
    <vt:lpwstr>ALOUIE_6216</vt:lpwstr>
  </property>
  <property fmtid="{D5CDD505-2E9C-101B-9397-08002B2CF9AE}" pid="11" name="AuthorName">
    <vt:lpwstr>ALOUIE_6216</vt:lpwstr>
  </property>
  <property fmtid="{D5CDD505-2E9C-101B-9397-08002B2CF9AE}" pid="12" name="InUseBy">
    <vt:lpwstr>NKIM_7607</vt:lpwstr>
  </property>
  <property fmtid="{D5CDD505-2E9C-101B-9397-08002B2CF9AE}" pid="13" name="EditDate">
    <vt:lpwstr>3/31/2026 12:38:41 AM</vt:lpwstr>
  </property>
  <property fmtid="{D5CDD505-2E9C-101B-9397-08002B2CF9AE}" pid="14" name="EditTime">
    <vt:lpwstr/>
  </property>
  <property fmtid="{D5CDD505-2E9C-101B-9397-08002B2CF9AE}" pid="15" name="IsiManageWork">
    <vt:lpwstr>True</vt:lpwstr>
  </property>
  <property fmtid="{D5CDD505-2E9C-101B-9397-08002B2CF9AE}" pid="16" name="iManageFooter">
    <vt:lpwstr>#25773254v3&lt;FW&gt; - Evryn - Terms of Service (Phase 1)</vt:lpwstr>
  </property>
</Properties>
</file>